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399246295"/>
        <w:docPartObj>
          <w:docPartGallery w:val="Cover Pages"/>
          <w:docPartUnique/>
        </w:docPartObj>
      </w:sdtPr>
      <w:sdtContent>
        <w:p w14:paraId="489057AB" w14:textId="0E31DB37" w:rsidR="007A0A02" w:rsidRDefault="007A0A02">
          <w:r>
            <w:rPr>
              <w:noProof/>
              <w:color w:val="FFFFFF" w:themeColor="background1"/>
              <w:lang w:eastAsia="zh-CN"/>
            </w:rPr>
            <mc:AlternateContent>
              <mc:Choice Requires="wpg">
                <w:drawing>
                  <wp:anchor distT="0" distB="0" distL="114300" distR="114300" simplePos="0" relativeHeight="251658240" behindDoc="0" locked="0" layoutInCell="1" allowOverlap="1" wp14:anchorId="15920F08" wp14:editId="73A84D9B">
                    <wp:simplePos x="0" y="0"/>
                    <wp:positionH relativeFrom="page">
                      <wp:align>center</wp:align>
                    </wp:positionH>
                    <wp:positionV relativeFrom="page">
                      <wp:align>center</wp:align>
                    </wp:positionV>
                    <wp:extent cx="6858000" cy="9144000"/>
                    <wp:effectExtent l="0" t="0" r="2540" b="635"/>
                    <wp:wrapNone/>
                    <wp:docPr id="11" name="Group 89"/>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43720576" w14:textId="58FC615B" w:rsidR="007A0A02" w:rsidRDefault="007A0A02">
                                      <w:pPr>
                                        <w:pStyle w:val="NoSpacing"/>
                                        <w:spacing w:after="120"/>
                                        <w:rPr>
                                          <w:rFonts w:asciiTheme="majorHAnsi" w:eastAsiaTheme="majorEastAsia" w:hAnsiTheme="majorHAnsi" w:cstheme="majorBidi"/>
                                          <w:color w:val="FFFFFF" w:themeColor="background1"/>
                                          <w:sz w:val="84"/>
                                          <w:szCs w:val="84"/>
                                        </w:rPr>
                                      </w:pPr>
                                      <w:proofErr w:type="spellStart"/>
                                      <w:r>
                                        <w:rPr>
                                          <w:rFonts w:asciiTheme="majorHAnsi" w:eastAsiaTheme="majorEastAsia" w:hAnsiTheme="majorHAnsi" w:cstheme="majorBidi"/>
                                          <w:color w:val="FFFFFF" w:themeColor="background1"/>
                                          <w:sz w:val="84"/>
                                          <w:szCs w:val="84"/>
                                        </w:rPr>
                                        <w:t>MedGGenius</w:t>
                                      </w:r>
                                      <w:proofErr w:type="spellEnd"/>
                                      <w:r>
                                        <w:rPr>
                                          <w:rFonts w:asciiTheme="majorHAnsi" w:eastAsiaTheme="majorEastAsia" w:hAnsiTheme="majorHAnsi" w:cstheme="majorBidi"/>
                                          <w:color w:val="FFFFFF" w:themeColor="background1"/>
                                          <w:sz w:val="84"/>
                                          <w:szCs w:val="84"/>
                                        </w:rPr>
                                        <w:t xml:space="preserve"> Data-Transformation Report</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084853F1" w14:textId="5BB24BC2" w:rsidR="007A0A02" w:rsidRDefault="007A0A02">
                                      <w:pPr>
                                        <w:pStyle w:val="NoSpacing"/>
                                        <w:rPr>
                                          <w:color w:val="FFFFFF" w:themeColor="background1"/>
                                          <w:sz w:val="28"/>
                                          <w:szCs w:val="28"/>
                                        </w:rPr>
                                      </w:pPr>
                                      <w:r>
                                        <w:rPr>
                                          <w:color w:val="FFFFFF" w:themeColor="background1"/>
                                          <w:sz w:val="28"/>
                                          <w:szCs w:val="28"/>
                                        </w:rPr>
                                        <w:t>BUAN 6335: Group 5</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E74485" w14:textId="1D9EB088" w:rsidR="007A0A02" w:rsidRPr="00DA14E9" w:rsidRDefault="007A0A02">
                                  <w:pPr>
                                    <w:pStyle w:val="NoSpacing"/>
                                    <w:rPr>
                                      <w:color w:val="FFFFFF" w:themeColor="background1"/>
                                      <w:sz w:val="32"/>
                                      <w:szCs w:val="32"/>
                                    </w:rPr>
                                  </w:pPr>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r w:rsidR="0030008E">
                                        <w:rPr>
                                          <w:color w:val="FFFFFF" w:themeColor="background1"/>
                                          <w:sz w:val="32"/>
                                          <w:szCs w:val="32"/>
                                        </w:rPr>
                                        <w:t xml:space="preserve">Authors: </w:t>
                                      </w:r>
                                      <w:r w:rsidR="00DA14E9">
                                        <w:rPr>
                                          <w:color w:val="FFFFFF" w:themeColor="background1"/>
                                          <w:sz w:val="32"/>
                                          <w:szCs w:val="32"/>
                                        </w:rPr>
                                        <w:t xml:space="preserve">Abhigna </w:t>
                                      </w:r>
                                      <w:proofErr w:type="spellStart"/>
                                      <w:r w:rsidR="00DA14E9">
                                        <w:rPr>
                                          <w:color w:val="FFFFFF" w:themeColor="background1"/>
                                          <w:sz w:val="32"/>
                                          <w:szCs w:val="32"/>
                                        </w:rPr>
                                        <w:t>Alagoni</w:t>
                                      </w:r>
                                      <w:proofErr w:type="spellEnd"/>
                                    </w:sdtContent>
                                  </w:sdt>
                                  <w:r w:rsidR="00132382">
                                    <w:rPr>
                                      <w:color w:val="FFFFFF" w:themeColor="background1"/>
                                      <w:sz w:val="32"/>
                                      <w:szCs w:val="32"/>
                                    </w:rPr>
                                    <w:t xml:space="preserve">, Steven Evans, </w:t>
                                  </w:r>
                                  <w:proofErr w:type="spellStart"/>
                                  <w:r w:rsidR="00132382">
                                    <w:rPr>
                                      <w:color w:val="FFFFFF" w:themeColor="background1"/>
                                      <w:sz w:val="32"/>
                                      <w:szCs w:val="32"/>
                                    </w:rPr>
                                    <w:t>Sampreethi</w:t>
                                  </w:r>
                                  <w:proofErr w:type="spellEnd"/>
                                  <w:r w:rsidR="00132382">
                                    <w:rPr>
                                      <w:color w:val="FFFFFF" w:themeColor="background1"/>
                                      <w:sz w:val="32"/>
                                      <w:szCs w:val="32"/>
                                    </w:rPr>
                                    <w:t xml:space="preserve"> </w:t>
                                  </w:r>
                                  <w:proofErr w:type="spellStart"/>
                                  <w:r w:rsidR="00132382">
                                    <w:rPr>
                                      <w:color w:val="FFFFFF" w:themeColor="background1"/>
                                      <w:sz w:val="32"/>
                                      <w:szCs w:val="32"/>
                                    </w:rPr>
                                    <w:t>Bokka</w:t>
                                  </w:r>
                                  <w:proofErr w:type="spellEnd"/>
                                  <w:r w:rsidR="00132382">
                                    <w:rPr>
                                      <w:color w:val="FFFFFF" w:themeColor="background1"/>
                                      <w:sz w:val="32"/>
                                      <w:szCs w:val="32"/>
                                    </w:rPr>
                                    <w:t>, Monish Rav</w:t>
                                  </w:r>
                                  <w:r w:rsidR="002404BB">
                                    <w:rPr>
                                      <w:color w:val="FFFFFF" w:themeColor="background1"/>
                                      <w:sz w:val="32"/>
                                      <w:szCs w:val="32"/>
                                    </w:rPr>
                                    <w:t>ishankar</w:t>
                                  </w:r>
                                  <w:r w:rsidR="00911F2B">
                                    <w:rPr>
                                      <w:color w:val="FFFFFF" w:themeColor="background1"/>
                                      <w:sz w:val="32"/>
                                      <w:szCs w:val="32"/>
                                    </w:rPr>
                                    <w:t xml:space="preserve">, Muhammad Ayas, </w:t>
                                  </w:r>
                                  <w:r w:rsidR="0030008E">
                                    <w:rPr>
                                      <w:color w:val="FFFFFF" w:themeColor="background1"/>
                                      <w:sz w:val="32"/>
                                      <w:szCs w:val="32"/>
                                    </w:rPr>
                                    <w:t xml:space="preserve">Daniel Li, Venkata </w:t>
                                  </w:r>
                                  <w:proofErr w:type="spellStart"/>
                                  <w:r w:rsidR="0030008E">
                                    <w:rPr>
                                      <w:color w:val="FFFFFF" w:themeColor="background1"/>
                                      <w:sz w:val="32"/>
                                      <w:szCs w:val="32"/>
                                    </w:rPr>
                                    <w:t>Boojala</w:t>
                                  </w:r>
                                  <w:proofErr w:type="spellEnd"/>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5920F08" id="Group 89" o:spid="_x0000_s1026" style="position:absolute;margin-left:0;margin-top:0;width:540pt;height:10in;z-index:251658240;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43720576" w14:textId="58FC615B" w:rsidR="007A0A02" w:rsidRDefault="007A0A02">
                                <w:pPr>
                                  <w:pStyle w:val="NoSpacing"/>
                                  <w:spacing w:after="120"/>
                                  <w:rPr>
                                    <w:rFonts w:asciiTheme="majorHAnsi" w:eastAsiaTheme="majorEastAsia" w:hAnsiTheme="majorHAnsi" w:cstheme="majorBidi"/>
                                    <w:color w:val="FFFFFF" w:themeColor="background1"/>
                                    <w:sz w:val="84"/>
                                    <w:szCs w:val="84"/>
                                  </w:rPr>
                                </w:pPr>
                                <w:proofErr w:type="spellStart"/>
                                <w:r>
                                  <w:rPr>
                                    <w:rFonts w:asciiTheme="majorHAnsi" w:eastAsiaTheme="majorEastAsia" w:hAnsiTheme="majorHAnsi" w:cstheme="majorBidi"/>
                                    <w:color w:val="FFFFFF" w:themeColor="background1"/>
                                    <w:sz w:val="84"/>
                                    <w:szCs w:val="84"/>
                                  </w:rPr>
                                  <w:t>MedGGenius</w:t>
                                </w:r>
                                <w:proofErr w:type="spellEnd"/>
                                <w:r>
                                  <w:rPr>
                                    <w:rFonts w:asciiTheme="majorHAnsi" w:eastAsiaTheme="majorEastAsia" w:hAnsiTheme="majorHAnsi" w:cstheme="majorBidi"/>
                                    <w:color w:val="FFFFFF" w:themeColor="background1"/>
                                    <w:sz w:val="84"/>
                                    <w:szCs w:val="84"/>
                                  </w:rPr>
                                  <w:t xml:space="preserve"> Data-Transformation Report</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084853F1" w14:textId="5BB24BC2" w:rsidR="007A0A02" w:rsidRDefault="007A0A02">
                                <w:pPr>
                                  <w:pStyle w:val="NoSpacing"/>
                                  <w:rPr>
                                    <w:color w:val="FFFFFF" w:themeColor="background1"/>
                                    <w:sz w:val="28"/>
                                    <w:szCs w:val="28"/>
                                  </w:rPr>
                                </w:pPr>
                                <w:r>
                                  <w:rPr>
                                    <w:color w:val="FFFFFF" w:themeColor="background1"/>
                                    <w:sz w:val="28"/>
                                    <w:szCs w:val="28"/>
                                  </w:rPr>
                                  <w:t>BUAN 6335: Group 5</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p w14:paraId="73E74485" w14:textId="1D9EB088" w:rsidR="007A0A02" w:rsidRPr="00DA14E9" w:rsidRDefault="007A0A02">
                            <w:pPr>
                              <w:pStyle w:val="NoSpacing"/>
                              <w:rPr>
                                <w:color w:val="FFFFFF" w:themeColor="background1"/>
                                <w:sz w:val="32"/>
                                <w:szCs w:val="32"/>
                              </w:rPr>
                            </w:pPr>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r w:rsidR="0030008E">
                                  <w:rPr>
                                    <w:color w:val="FFFFFF" w:themeColor="background1"/>
                                    <w:sz w:val="32"/>
                                    <w:szCs w:val="32"/>
                                  </w:rPr>
                                  <w:t xml:space="preserve">Authors: </w:t>
                                </w:r>
                                <w:r w:rsidR="00DA14E9">
                                  <w:rPr>
                                    <w:color w:val="FFFFFF" w:themeColor="background1"/>
                                    <w:sz w:val="32"/>
                                    <w:szCs w:val="32"/>
                                  </w:rPr>
                                  <w:t xml:space="preserve">Abhigna </w:t>
                                </w:r>
                                <w:proofErr w:type="spellStart"/>
                                <w:r w:rsidR="00DA14E9">
                                  <w:rPr>
                                    <w:color w:val="FFFFFF" w:themeColor="background1"/>
                                    <w:sz w:val="32"/>
                                    <w:szCs w:val="32"/>
                                  </w:rPr>
                                  <w:t>Alagoni</w:t>
                                </w:r>
                                <w:proofErr w:type="spellEnd"/>
                              </w:sdtContent>
                            </w:sdt>
                            <w:r w:rsidR="00132382">
                              <w:rPr>
                                <w:color w:val="FFFFFF" w:themeColor="background1"/>
                                <w:sz w:val="32"/>
                                <w:szCs w:val="32"/>
                              </w:rPr>
                              <w:t xml:space="preserve">, Steven Evans, </w:t>
                            </w:r>
                            <w:proofErr w:type="spellStart"/>
                            <w:r w:rsidR="00132382">
                              <w:rPr>
                                <w:color w:val="FFFFFF" w:themeColor="background1"/>
                                <w:sz w:val="32"/>
                                <w:szCs w:val="32"/>
                              </w:rPr>
                              <w:t>Sampreethi</w:t>
                            </w:r>
                            <w:proofErr w:type="spellEnd"/>
                            <w:r w:rsidR="00132382">
                              <w:rPr>
                                <w:color w:val="FFFFFF" w:themeColor="background1"/>
                                <w:sz w:val="32"/>
                                <w:szCs w:val="32"/>
                              </w:rPr>
                              <w:t xml:space="preserve"> </w:t>
                            </w:r>
                            <w:proofErr w:type="spellStart"/>
                            <w:r w:rsidR="00132382">
                              <w:rPr>
                                <w:color w:val="FFFFFF" w:themeColor="background1"/>
                                <w:sz w:val="32"/>
                                <w:szCs w:val="32"/>
                              </w:rPr>
                              <w:t>Bokka</w:t>
                            </w:r>
                            <w:proofErr w:type="spellEnd"/>
                            <w:r w:rsidR="00132382">
                              <w:rPr>
                                <w:color w:val="FFFFFF" w:themeColor="background1"/>
                                <w:sz w:val="32"/>
                                <w:szCs w:val="32"/>
                              </w:rPr>
                              <w:t>, Monish Rav</w:t>
                            </w:r>
                            <w:r w:rsidR="002404BB">
                              <w:rPr>
                                <w:color w:val="FFFFFF" w:themeColor="background1"/>
                                <w:sz w:val="32"/>
                                <w:szCs w:val="32"/>
                              </w:rPr>
                              <w:t>ishankar</w:t>
                            </w:r>
                            <w:r w:rsidR="00911F2B">
                              <w:rPr>
                                <w:color w:val="FFFFFF" w:themeColor="background1"/>
                                <w:sz w:val="32"/>
                                <w:szCs w:val="32"/>
                              </w:rPr>
                              <w:t xml:space="preserve">, Muhammad Ayas, </w:t>
                            </w:r>
                            <w:r w:rsidR="0030008E">
                              <w:rPr>
                                <w:color w:val="FFFFFF" w:themeColor="background1"/>
                                <w:sz w:val="32"/>
                                <w:szCs w:val="32"/>
                              </w:rPr>
                              <w:t xml:space="preserve">Daniel Li, Venkata </w:t>
                            </w:r>
                            <w:proofErr w:type="spellStart"/>
                            <w:r w:rsidR="0030008E">
                              <w:rPr>
                                <w:color w:val="FFFFFF" w:themeColor="background1"/>
                                <w:sz w:val="32"/>
                                <w:szCs w:val="32"/>
                              </w:rPr>
                              <w:t>Boojala</w:t>
                            </w:r>
                            <w:proofErr w:type="spellEnd"/>
                          </w:p>
                        </w:txbxContent>
                      </v:textbox>
                    </v:shape>
                    <w10:wrap anchorx="page" anchory="page"/>
                  </v:group>
                </w:pict>
              </mc:Fallback>
            </mc:AlternateContent>
          </w:r>
          <w:r>
            <w:br w:type="page"/>
          </w:r>
        </w:p>
      </w:sdtContent>
    </w:sdt>
    <w:p w14:paraId="02C6BC23" w14:textId="77777777" w:rsidR="0D5009A3" w:rsidRDefault="0D5009A3" w:rsidP="0D5009A3">
      <w:pPr>
        <w:ind w:firstLine="720"/>
      </w:pPr>
    </w:p>
    <w:p w14:paraId="3B4606AD" w14:textId="7068B0A5" w:rsidR="0D5009A3" w:rsidRDefault="0D5009A3" w:rsidP="0D5009A3">
      <w:pPr>
        <w:ind w:firstLine="720"/>
      </w:pPr>
    </w:p>
    <w:p w14:paraId="7CD44523" w14:textId="73584E69" w:rsidR="0D5009A3" w:rsidRDefault="0D5009A3" w:rsidP="0D5009A3">
      <w:pPr>
        <w:ind w:firstLine="720"/>
      </w:pPr>
    </w:p>
    <w:p w14:paraId="743C00B8" w14:textId="017924AF" w:rsidR="0D5009A3" w:rsidRDefault="14200FC9" w:rsidP="5B5A7163">
      <w:pPr>
        <w:pStyle w:val="Title"/>
        <w:rPr>
          <w:rFonts w:ascii="Times New Roman" w:eastAsia="Times New Roman" w:hAnsi="Times New Roman" w:cs="Times New Roman"/>
        </w:rPr>
      </w:pPr>
      <w:r w:rsidRPr="123CD467">
        <w:rPr>
          <w:rFonts w:ascii="Times New Roman" w:eastAsia="Times New Roman" w:hAnsi="Times New Roman" w:cs="Times New Roman"/>
        </w:rPr>
        <w:t>Table of Contents</w:t>
      </w:r>
    </w:p>
    <w:p w14:paraId="31FF2AAA" w14:textId="7B4ADED6" w:rsidR="36E66715" w:rsidRDefault="14200FC9" w:rsidP="002E298C">
      <w:pPr>
        <w:pStyle w:val="ListParagraph"/>
        <w:numPr>
          <w:ilvl w:val="0"/>
          <w:numId w:val="32"/>
        </w:numPr>
        <w:rPr>
          <w:rStyle w:val="Strong"/>
          <w:rFonts w:ascii="Times New Roman" w:eastAsia="Times New Roman" w:hAnsi="Times New Roman" w:cs="Times New Roman"/>
        </w:rPr>
      </w:pPr>
      <w:r w:rsidRPr="123CD467">
        <w:rPr>
          <w:rStyle w:val="Strong"/>
          <w:rFonts w:ascii="Times New Roman" w:eastAsia="Times New Roman" w:hAnsi="Times New Roman" w:cs="Times New Roman"/>
        </w:rPr>
        <w:t>Problem Introduction and Cloud Platform Selection .......................................</w:t>
      </w:r>
      <w:r w:rsidR="00353E4B">
        <w:rPr>
          <w:rStyle w:val="Strong"/>
          <w:rFonts w:ascii="Times New Roman" w:eastAsia="Times New Roman" w:hAnsi="Times New Roman" w:cs="Times New Roman"/>
        </w:rPr>
        <w:t>...............</w:t>
      </w:r>
    </w:p>
    <w:p w14:paraId="5DA6E523" w14:textId="1637D3AE" w:rsidR="14200FC9" w:rsidRDefault="14200FC9" w:rsidP="002E298C">
      <w:pPr>
        <w:pStyle w:val="ListParagraph"/>
        <w:numPr>
          <w:ilvl w:val="0"/>
          <w:numId w:val="32"/>
        </w:numPr>
        <w:rPr>
          <w:rStyle w:val="Strong"/>
          <w:rFonts w:ascii="Times New Roman" w:eastAsia="Times New Roman" w:hAnsi="Times New Roman" w:cs="Times New Roman"/>
        </w:rPr>
      </w:pPr>
      <w:r w:rsidRPr="123CD467">
        <w:rPr>
          <w:rStyle w:val="Strong"/>
          <w:rFonts w:ascii="Times New Roman" w:eastAsia="Times New Roman" w:hAnsi="Times New Roman" w:cs="Times New Roman"/>
        </w:rPr>
        <w:t>Streaming Pipeline Description...........................................................................</w:t>
      </w:r>
      <w:r w:rsidR="00353E4B">
        <w:rPr>
          <w:rStyle w:val="Strong"/>
          <w:rFonts w:ascii="Times New Roman" w:eastAsia="Times New Roman" w:hAnsi="Times New Roman" w:cs="Times New Roman"/>
        </w:rPr>
        <w:t>...............</w:t>
      </w:r>
    </w:p>
    <w:p w14:paraId="2E09E2C0" w14:textId="1D582368" w:rsidR="0C70D1C4" w:rsidRDefault="14200FC9" w:rsidP="002E298C">
      <w:pPr>
        <w:pStyle w:val="ListParagraph"/>
        <w:numPr>
          <w:ilvl w:val="0"/>
          <w:numId w:val="32"/>
        </w:numPr>
        <w:rPr>
          <w:rStyle w:val="Strong"/>
          <w:rFonts w:ascii="Times New Roman" w:eastAsia="Times New Roman" w:hAnsi="Times New Roman" w:cs="Times New Roman"/>
        </w:rPr>
      </w:pPr>
      <w:r w:rsidRPr="123CD467">
        <w:rPr>
          <w:rStyle w:val="Strong"/>
          <w:rFonts w:ascii="Times New Roman" w:eastAsia="Times New Roman" w:hAnsi="Times New Roman" w:cs="Times New Roman"/>
        </w:rPr>
        <w:t>Structured Pipeline Description..........................................................................</w:t>
      </w:r>
      <w:r w:rsidR="00353E4B">
        <w:rPr>
          <w:rStyle w:val="Strong"/>
          <w:rFonts w:ascii="Times New Roman" w:eastAsia="Times New Roman" w:hAnsi="Times New Roman" w:cs="Times New Roman"/>
        </w:rPr>
        <w:t>...............</w:t>
      </w:r>
    </w:p>
    <w:p w14:paraId="5273A856" w14:textId="40A78F44" w:rsidR="08807481" w:rsidRDefault="14200FC9" w:rsidP="002E298C">
      <w:pPr>
        <w:pStyle w:val="ListParagraph"/>
        <w:numPr>
          <w:ilvl w:val="0"/>
          <w:numId w:val="32"/>
        </w:numPr>
        <w:rPr>
          <w:rStyle w:val="Strong"/>
          <w:rFonts w:ascii="Times New Roman" w:eastAsia="Times New Roman" w:hAnsi="Times New Roman" w:cs="Times New Roman"/>
        </w:rPr>
      </w:pPr>
      <w:r w:rsidRPr="123CD467">
        <w:rPr>
          <w:rStyle w:val="Strong"/>
          <w:rFonts w:ascii="Times New Roman" w:eastAsia="Times New Roman" w:hAnsi="Times New Roman" w:cs="Times New Roman"/>
        </w:rPr>
        <w:t>Unstructured Pipeline Description......................................................................</w:t>
      </w:r>
      <w:r w:rsidR="00353E4B">
        <w:rPr>
          <w:rStyle w:val="Strong"/>
          <w:rFonts w:ascii="Times New Roman" w:eastAsia="Times New Roman" w:hAnsi="Times New Roman" w:cs="Times New Roman"/>
        </w:rPr>
        <w:t>...............</w:t>
      </w:r>
    </w:p>
    <w:p w14:paraId="17DA332C" w14:textId="764DCDC2" w:rsidR="0D5009A3" w:rsidRDefault="38489CD4" w:rsidP="002E298C">
      <w:pPr>
        <w:pStyle w:val="ListParagraph"/>
        <w:numPr>
          <w:ilvl w:val="0"/>
          <w:numId w:val="32"/>
        </w:numPr>
        <w:rPr>
          <w:rStyle w:val="Strong"/>
          <w:rFonts w:ascii="Times New Roman" w:eastAsia="Times New Roman" w:hAnsi="Times New Roman" w:cs="Times New Roman"/>
        </w:rPr>
      </w:pPr>
      <w:r w:rsidRPr="2B22FFAD">
        <w:rPr>
          <w:rStyle w:val="Strong"/>
          <w:rFonts w:ascii="Times New Roman" w:eastAsia="Times New Roman" w:hAnsi="Times New Roman" w:cs="Times New Roman"/>
        </w:rPr>
        <w:t>Management, Security and Governance.............................................................</w:t>
      </w:r>
      <w:r w:rsidR="00353E4B">
        <w:rPr>
          <w:rStyle w:val="Strong"/>
          <w:rFonts w:ascii="Times New Roman" w:eastAsia="Times New Roman" w:hAnsi="Times New Roman" w:cs="Times New Roman"/>
        </w:rPr>
        <w:t>...............</w:t>
      </w:r>
    </w:p>
    <w:p w14:paraId="3F594DFE" w14:textId="314DF4CB" w:rsidR="38489CD4" w:rsidRDefault="38489CD4" w:rsidP="002E298C">
      <w:pPr>
        <w:pStyle w:val="ListParagraph"/>
        <w:numPr>
          <w:ilvl w:val="0"/>
          <w:numId w:val="32"/>
        </w:numPr>
        <w:rPr>
          <w:rStyle w:val="Strong"/>
          <w:rFonts w:ascii="Times New Roman" w:eastAsia="Times New Roman" w:hAnsi="Times New Roman" w:cs="Times New Roman"/>
        </w:rPr>
      </w:pPr>
      <w:r w:rsidRPr="345D4A6F">
        <w:rPr>
          <w:rStyle w:val="Strong"/>
          <w:rFonts w:ascii="Times New Roman" w:eastAsia="Times New Roman" w:hAnsi="Times New Roman" w:cs="Times New Roman"/>
        </w:rPr>
        <w:t>ML Use Cases........................................................................................................</w:t>
      </w:r>
      <w:r w:rsidR="00353E4B">
        <w:rPr>
          <w:rStyle w:val="Strong"/>
          <w:rFonts w:ascii="Times New Roman" w:eastAsia="Times New Roman" w:hAnsi="Times New Roman" w:cs="Times New Roman"/>
        </w:rPr>
        <w:t>...............</w:t>
      </w:r>
    </w:p>
    <w:p w14:paraId="42EA0E15" w14:textId="1269D41E" w:rsidR="38489CD4" w:rsidRDefault="38489CD4" w:rsidP="002E298C">
      <w:pPr>
        <w:pStyle w:val="ListParagraph"/>
        <w:numPr>
          <w:ilvl w:val="0"/>
          <w:numId w:val="32"/>
        </w:numPr>
        <w:rPr>
          <w:rStyle w:val="Strong"/>
          <w:rFonts w:ascii="Times New Roman" w:eastAsia="Times New Roman" w:hAnsi="Times New Roman" w:cs="Times New Roman"/>
        </w:rPr>
      </w:pPr>
      <w:r w:rsidRPr="345D4A6F">
        <w:rPr>
          <w:rStyle w:val="Strong"/>
          <w:rFonts w:ascii="Times New Roman" w:eastAsia="Times New Roman" w:hAnsi="Times New Roman" w:cs="Times New Roman"/>
        </w:rPr>
        <w:t>Implementation Roadmap....................................................................................</w:t>
      </w:r>
      <w:r w:rsidR="00353E4B">
        <w:rPr>
          <w:rStyle w:val="Strong"/>
          <w:rFonts w:ascii="Times New Roman" w:eastAsia="Times New Roman" w:hAnsi="Times New Roman" w:cs="Times New Roman"/>
        </w:rPr>
        <w:t>..............</w:t>
      </w:r>
    </w:p>
    <w:p w14:paraId="6874211B" w14:textId="7B90B55F" w:rsidR="38489CD4" w:rsidRDefault="38489CD4" w:rsidP="002E298C">
      <w:pPr>
        <w:pStyle w:val="ListParagraph"/>
        <w:numPr>
          <w:ilvl w:val="0"/>
          <w:numId w:val="32"/>
        </w:numPr>
        <w:rPr>
          <w:rStyle w:val="Strong"/>
          <w:rFonts w:ascii="Times New Roman" w:eastAsia="Times New Roman" w:hAnsi="Times New Roman" w:cs="Times New Roman"/>
        </w:rPr>
      </w:pPr>
      <w:r w:rsidRPr="28B76207">
        <w:rPr>
          <w:rStyle w:val="Strong"/>
          <w:rFonts w:ascii="Times New Roman" w:eastAsia="Times New Roman" w:hAnsi="Times New Roman" w:cs="Times New Roman"/>
        </w:rPr>
        <w:t>Challenges...............................................................................................................</w:t>
      </w:r>
      <w:r w:rsidR="00353E4B">
        <w:rPr>
          <w:rStyle w:val="Strong"/>
          <w:rFonts w:ascii="Times New Roman" w:eastAsia="Times New Roman" w:hAnsi="Times New Roman" w:cs="Times New Roman"/>
        </w:rPr>
        <w:t>..............</w:t>
      </w:r>
    </w:p>
    <w:p w14:paraId="284DD870" w14:textId="6722395F" w:rsidR="00710053" w:rsidRDefault="00710053" w:rsidP="002E298C">
      <w:pPr>
        <w:pStyle w:val="ListParagraph"/>
        <w:numPr>
          <w:ilvl w:val="0"/>
          <w:numId w:val="32"/>
        </w:numPr>
        <w:rPr>
          <w:rStyle w:val="Strong"/>
          <w:rFonts w:ascii="Times New Roman" w:eastAsia="Times New Roman" w:hAnsi="Times New Roman" w:cs="Times New Roman"/>
        </w:rPr>
      </w:pPr>
      <w:r>
        <w:rPr>
          <w:rStyle w:val="Strong"/>
          <w:rFonts w:ascii="Times New Roman" w:eastAsia="Times New Roman" w:hAnsi="Times New Roman" w:cs="Times New Roman"/>
        </w:rPr>
        <w:t>Final Architecture Diagram………………………………………………………………</w:t>
      </w:r>
    </w:p>
    <w:p w14:paraId="4D9A4D1D" w14:textId="5134FF31" w:rsidR="38489CD4" w:rsidRDefault="38489CD4" w:rsidP="002E298C">
      <w:pPr>
        <w:pStyle w:val="ListParagraph"/>
        <w:numPr>
          <w:ilvl w:val="0"/>
          <w:numId w:val="32"/>
        </w:numPr>
        <w:rPr>
          <w:rStyle w:val="Strong"/>
          <w:rFonts w:ascii="Times New Roman" w:eastAsia="Times New Roman" w:hAnsi="Times New Roman" w:cs="Times New Roman"/>
        </w:rPr>
      </w:pPr>
      <w:r w:rsidRPr="28B76207">
        <w:rPr>
          <w:rStyle w:val="Strong"/>
          <w:rFonts w:ascii="Times New Roman" w:eastAsia="Times New Roman" w:hAnsi="Times New Roman" w:cs="Times New Roman"/>
        </w:rPr>
        <w:t>References...............................................................................................................</w:t>
      </w:r>
      <w:r w:rsidR="00353E4B">
        <w:rPr>
          <w:rStyle w:val="Strong"/>
          <w:rFonts w:ascii="Times New Roman" w:eastAsia="Times New Roman" w:hAnsi="Times New Roman" w:cs="Times New Roman"/>
        </w:rPr>
        <w:t>..............</w:t>
      </w:r>
    </w:p>
    <w:p w14:paraId="7DB552DB" w14:textId="48D49E9A" w:rsidR="0D5009A3" w:rsidRDefault="0D5009A3" w:rsidP="0D5009A3">
      <w:pPr>
        <w:ind w:firstLine="720"/>
      </w:pPr>
    </w:p>
    <w:p w14:paraId="0A039252" w14:textId="086A07F0" w:rsidR="0D5009A3" w:rsidRDefault="0D5009A3" w:rsidP="0D5009A3">
      <w:pPr>
        <w:ind w:firstLine="720"/>
      </w:pPr>
    </w:p>
    <w:p w14:paraId="79F2BCB1" w14:textId="027596EC" w:rsidR="0D5009A3" w:rsidRDefault="0D5009A3" w:rsidP="0D5009A3">
      <w:pPr>
        <w:ind w:firstLine="720"/>
      </w:pPr>
    </w:p>
    <w:p w14:paraId="017D9365" w14:textId="3B06EFEA" w:rsidR="0D5009A3" w:rsidRDefault="0D5009A3" w:rsidP="0D5009A3">
      <w:pPr>
        <w:ind w:firstLine="720"/>
      </w:pPr>
    </w:p>
    <w:p w14:paraId="6E742A9C" w14:textId="1AECCD07" w:rsidR="0D5009A3" w:rsidRDefault="0D5009A3" w:rsidP="0D5009A3">
      <w:pPr>
        <w:ind w:firstLine="720"/>
      </w:pPr>
    </w:p>
    <w:p w14:paraId="6219A1C9" w14:textId="0755F36A" w:rsidR="0D5009A3" w:rsidRDefault="0D5009A3" w:rsidP="0D5009A3">
      <w:pPr>
        <w:ind w:firstLine="720"/>
      </w:pPr>
    </w:p>
    <w:p w14:paraId="7781FE6C" w14:textId="3D642D2B" w:rsidR="0D5009A3" w:rsidRDefault="0D5009A3" w:rsidP="0D5009A3">
      <w:pPr>
        <w:ind w:firstLine="720"/>
      </w:pPr>
    </w:p>
    <w:p w14:paraId="599BFCE4" w14:textId="725AE39E" w:rsidR="0D5009A3" w:rsidRDefault="0D5009A3" w:rsidP="0D5009A3">
      <w:pPr>
        <w:ind w:firstLine="720"/>
      </w:pPr>
    </w:p>
    <w:p w14:paraId="0F1DEF4B" w14:textId="51E5FD52" w:rsidR="0D5009A3" w:rsidRDefault="0D5009A3" w:rsidP="0D5009A3">
      <w:pPr>
        <w:ind w:firstLine="720"/>
      </w:pPr>
    </w:p>
    <w:p w14:paraId="62B9344D" w14:textId="66557681" w:rsidR="0D5009A3" w:rsidRDefault="0D5009A3" w:rsidP="0D5009A3">
      <w:pPr>
        <w:ind w:firstLine="720"/>
      </w:pPr>
    </w:p>
    <w:p w14:paraId="2E21BF5F" w14:textId="5392E4A5" w:rsidR="0D5009A3" w:rsidRDefault="0D5009A3" w:rsidP="0D5009A3">
      <w:pPr>
        <w:ind w:firstLine="720"/>
      </w:pPr>
    </w:p>
    <w:p w14:paraId="7F1BA33A" w14:textId="20A8EBF8" w:rsidR="0D5009A3" w:rsidRDefault="0D5009A3" w:rsidP="0D5009A3">
      <w:pPr>
        <w:ind w:firstLine="720"/>
      </w:pPr>
    </w:p>
    <w:p w14:paraId="0C1C4243" w14:textId="5510BFB3" w:rsidR="0D5009A3" w:rsidRDefault="0D5009A3" w:rsidP="0D5009A3">
      <w:pPr>
        <w:ind w:firstLine="720"/>
      </w:pPr>
    </w:p>
    <w:p w14:paraId="4FEA8E05" w14:textId="57215CBE" w:rsidR="0D5009A3" w:rsidRDefault="0D5009A3" w:rsidP="0D5009A3">
      <w:pPr>
        <w:ind w:firstLine="720"/>
      </w:pPr>
    </w:p>
    <w:p w14:paraId="39B28D0D" w14:textId="74BAE0D3" w:rsidR="0D5009A3" w:rsidRDefault="0D5009A3" w:rsidP="0D5009A3">
      <w:pPr>
        <w:ind w:firstLine="720"/>
      </w:pPr>
    </w:p>
    <w:p w14:paraId="0EBF153C" w14:textId="4CFE2223" w:rsidR="0D5009A3" w:rsidRDefault="0D5009A3" w:rsidP="0D5009A3">
      <w:pPr>
        <w:ind w:firstLine="720"/>
      </w:pPr>
    </w:p>
    <w:p w14:paraId="22623042" w14:textId="72AC577F" w:rsidR="0D5009A3" w:rsidRDefault="0D5009A3" w:rsidP="0D5009A3">
      <w:pPr>
        <w:ind w:firstLine="720"/>
      </w:pPr>
    </w:p>
    <w:p w14:paraId="1D5B8252" w14:textId="1B41A75B" w:rsidR="0D5009A3" w:rsidRDefault="0D5009A3" w:rsidP="0D5009A3">
      <w:pPr>
        <w:ind w:firstLine="720"/>
      </w:pPr>
    </w:p>
    <w:p w14:paraId="14D21256" w14:textId="167E865B" w:rsidR="0D5009A3" w:rsidRDefault="0D5009A3" w:rsidP="0D5009A3">
      <w:pPr>
        <w:ind w:firstLine="720"/>
      </w:pPr>
    </w:p>
    <w:p w14:paraId="7C62E553" w14:textId="46975A6C" w:rsidR="0D5009A3" w:rsidRDefault="0D5009A3" w:rsidP="0D5009A3">
      <w:pPr>
        <w:ind w:firstLine="720"/>
      </w:pPr>
    </w:p>
    <w:p w14:paraId="05BA91D9" w14:textId="2850A351" w:rsidR="0D5009A3" w:rsidRDefault="0D5009A3" w:rsidP="0D5009A3">
      <w:pPr>
        <w:ind w:firstLine="720"/>
      </w:pPr>
    </w:p>
    <w:p w14:paraId="5F6D09E8" w14:textId="764E7E13" w:rsidR="0D5009A3" w:rsidRDefault="0D5009A3" w:rsidP="0D5009A3">
      <w:pPr>
        <w:ind w:firstLine="720"/>
      </w:pPr>
    </w:p>
    <w:p w14:paraId="59263ACA" w14:textId="36ECCE92" w:rsidR="0D5009A3" w:rsidRDefault="0D5009A3" w:rsidP="0D5009A3">
      <w:pPr>
        <w:ind w:firstLine="720"/>
      </w:pPr>
    </w:p>
    <w:p w14:paraId="42396C17" w14:textId="11A18428" w:rsidR="0D5009A3" w:rsidRDefault="0D5009A3" w:rsidP="0D5009A3">
      <w:pPr>
        <w:ind w:firstLine="720"/>
      </w:pPr>
    </w:p>
    <w:p w14:paraId="00B03D01" w14:textId="19C7633C" w:rsidR="0D5009A3" w:rsidRDefault="0D5009A3" w:rsidP="0D5009A3">
      <w:pPr>
        <w:ind w:firstLine="720"/>
      </w:pPr>
    </w:p>
    <w:p w14:paraId="3FFA98A7" w14:textId="7042C9DB" w:rsidR="0D5009A3" w:rsidRDefault="0D5009A3" w:rsidP="0D5009A3">
      <w:pPr>
        <w:ind w:firstLine="720"/>
      </w:pPr>
    </w:p>
    <w:p w14:paraId="189401A2" w14:textId="7CC582D2" w:rsidR="0D5009A3" w:rsidRDefault="0D5009A3" w:rsidP="0D5009A3">
      <w:pPr>
        <w:ind w:firstLine="720"/>
      </w:pPr>
    </w:p>
    <w:p w14:paraId="02EB16FE" w14:textId="79DF2EB7" w:rsidR="0D5009A3" w:rsidRDefault="0D5009A3" w:rsidP="0D5009A3">
      <w:pPr>
        <w:ind w:firstLine="720"/>
      </w:pPr>
    </w:p>
    <w:p w14:paraId="20DC8042" w14:textId="1A3C666B" w:rsidR="0D5009A3" w:rsidRDefault="0D5009A3" w:rsidP="0D5009A3">
      <w:pPr>
        <w:ind w:firstLine="720"/>
      </w:pPr>
    </w:p>
    <w:p w14:paraId="0D8C8077" w14:textId="6FEB21E5" w:rsidR="03FF8361" w:rsidRDefault="03FF8361" w:rsidP="03FF8361">
      <w:pPr>
        <w:ind w:firstLine="720"/>
      </w:pPr>
    </w:p>
    <w:p w14:paraId="6110DFBA" w14:textId="29B1868B" w:rsidR="03FF8361" w:rsidRDefault="03FF8361" w:rsidP="03FF8361">
      <w:pPr>
        <w:ind w:firstLine="720"/>
      </w:pPr>
    </w:p>
    <w:p w14:paraId="1C4ACEF3" w14:textId="402D39EE" w:rsidR="03FF8361" w:rsidRDefault="03FF8361" w:rsidP="03FF8361">
      <w:pPr>
        <w:ind w:firstLine="720"/>
      </w:pPr>
    </w:p>
    <w:p w14:paraId="0FA68B4B" w14:textId="277F4B7F" w:rsidR="749F7952" w:rsidRDefault="749F7952" w:rsidP="2F6AFE9C">
      <w:pPr>
        <w:rPr>
          <w:rFonts w:ascii="Times New Roman" w:eastAsia="Times New Roman" w:hAnsi="Times New Roman" w:cs="Times New Roman"/>
          <w:b/>
          <w:sz w:val="28"/>
          <w:szCs w:val="28"/>
          <w:u w:val="single"/>
        </w:rPr>
      </w:pPr>
      <w:r w:rsidRPr="03FF8361">
        <w:rPr>
          <w:rFonts w:ascii="Times New Roman" w:eastAsia="Times New Roman" w:hAnsi="Times New Roman" w:cs="Times New Roman"/>
          <w:b/>
          <w:sz w:val="28"/>
          <w:szCs w:val="28"/>
          <w:u w:val="single"/>
        </w:rPr>
        <w:t>Introduction</w:t>
      </w:r>
    </w:p>
    <w:p w14:paraId="15411483" w14:textId="724D4EB7" w:rsidR="3D8ABBDE" w:rsidRDefault="3D8ABBDE" w:rsidP="2F6AFE9C">
      <w:pPr>
        <w:rPr>
          <w:rFonts w:ascii="Times New Roman" w:eastAsia="Times New Roman" w:hAnsi="Times New Roman" w:cs="Times New Roman"/>
        </w:rPr>
      </w:pPr>
      <w:r w:rsidRPr="2F6AFE9C">
        <w:rPr>
          <w:rFonts w:ascii="Times New Roman" w:eastAsia="Times New Roman" w:hAnsi="Times New Roman" w:cs="Times New Roman"/>
        </w:rPr>
        <w:t xml:space="preserve">Given our task of coming up with a common data platform for </w:t>
      </w:r>
      <w:proofErr w:type="spellStart"/>
      <w:r w:rsidRPr="23D2D5EE">
        <w:rPr>
          <w:rFonts w:ascii="Times New Roman" w:eastAsia="Times New Roman" w:hAnsi="Times New Roman" w:cs="Times New Roman"/>
        </w:rPr>
        <w:t>Med</w:t>
      </w:r>
      <w:r w:rsidR="5582AE68" w:rsidRPr="23D2D5EE">
        <w:rPr>
          <w:rFonts w:ascii="Times New Roman" w:eastAsia="Times New Roman" w:hAnsi="Times New Roman" w:cs="Times New Roman"/>
        </w:rPr>
        <w:t>d</w:t>
      </w:r>
      <w:r w:rsidRPr="23D2D5EE">
        <w:rPr>
          <w:rFonts w:ascii="Times New Roman" w:eastAsia="Times New Roman" w:hAnsi="Times New Roman" w:cs="Times New Roman"/>
        </w:rPr>
        <w:t>GGenius</w:t>
      </w:r>
      <w:proofErr w:type="spellEnd"/>
      <w:r w:rsidRPr="2F6AFE9C">
        <w:rPr>
          <w:rFonts w:ascii="Times New Roman" w:eastAsia="Times New Roman" w:hAnsi="Times New Roman" w:cs="Times New Roman"/>
        </w:rPr>
        <w:t xml:space="preserve"> there are many factor</w:t>
      </w:r>
      <w:r w:rsidR="0C875503" w:rsidRPr="2F6AFE9C">
        <w:rPr>
          <w:rFonts w:ascii="Times New Roman" w:eastAsia="Times New Roman" w:hAnsi="Times New Roman" w:cs="Times New Roman"/>
        </w:rPr>
        <w:t xml:space="preserve">s to consider. </w:t>
      </w:r>
      <w:r w:rsidR="37DFEFDA" w:rsidRPr="2F6AFE9C">
        <w:rPr>
          <w:rFonts w:ascii="Times New Roman" w:eastAsia="Times New Roman" w:hAnsi="Times New Roman" w:cs="Times New Roman"/>
        </w:rPr>
        <w:t>Our approach is to break the task into 4 different components and describe how they manage and handle the hospital's needs.</w:t>
      </w:r>
      <w:r w:rsidR="03BB8ED3" w:rsidRPr="2F6AFE9C">
        <w:rPr>
          <w:rFonts w:ascii="Times New Roman" w:eastAsia="Times New Roman" w:hAnsi="Times New Roman" w:cs="Times New Roman"/>
        </w:rPr>
        <w:t xml:space="preserve"> The first three parts </w:t>
      </w:r>
      <w:r w:rsidR="3613BDB6" w:rsidRPr="2F6AFE9C">
        <w:rPr>
          <w:rFonts w:ascii="Times New Roman" w:eastAsia="Times New Roman" w:hAnsi="Times New Roman" w:cs="Times New Roman"/>
        </w:rPr>
        <w:t xml:space="preserve">described in this report consist of three pipelines for various data types and that handle the transition of </w:t>
      </w:r>
      <w:proofErr w:type="spellStart"/>
      <w:r w:rsidR="3613BDB6" w:rsidRPr="08CBD4D4">
        <w:rPr>
          <w:rFonts w:ascii="Times New Roman" w:eastAsia="Times New Roman" w:hAnsi="Times New Roman" w:cs="Times New Roman"/>
        </w:rPr>
        <w:t>Med</w:t>
      </w:r>
      <w:r w:rsidR="55C5C6AC" w:rsidRPr="08CBD4D4">
        <w:rPr>
          <w:rFonts w:ascii="Times New Roman" w:eastAsia="Times New Roman" w:hAnsi="Times New Roman" w:cs="Times New Roman"/>
        </w:rPr>
        <w:t>d</w:t>
      </w:r>
      <w:r w:rsidR="3613BDB6" w:rsidRPr="08CBD4D4">
        <w:rPr>
          <w:rFonts w:ascii="Times New Roman" w:eastAsia="Times New Roman" w:hAnsi="Times New Roman" w:cs="Times New Roman"/>
        </w:rPr>
        <w:t>GGenius’s</w:t>
      </w:r>
      <w:proofErr w:type="spellEnd"/>
      <w:r w:rsidR="3613BDB6" w:rsidRPr="2F6AFE9C">
        <w:rPr>
          <w:rFonts w:ascii="Times New Roman" w:eastAsia="Times New Roman" w:hAnsi="Times New Roman" w:cs="Times New Roman"/>
        </w:rPr>
        <w:t xml:space="preserve"> </w:t>
      </w:r>
      <w:r w:rsidR="1EA9AD87" w:rsidRPr="2F6AFE9C">
        <w:rPr>
          <w:rFonts w:ascii="Times New Roman" w:eastAsia="Times New Roman" w:hAnsi="Times New Roman" w:cs="Times New Roman"/>
        </w:rPr>
        <w:t>legacy Teradata system to a modern cloud-based architecture through AWS</w:t>
      </w:r>
      <w:r w:rsidR="3C4CF926" w:rsidRPr="2F6AFE9C">
        <w:rPr>
          <w:rFonts w:ascii="Times New Roman" w:eastAsia="Times New Roman" w:hAnsi="Times New Roman" w:cs="Times New Roman"/>
        </w:rPr>
        <w:t xml:space="preserve"> and handle the end-to-end </w:t>
      </w:r>
      <w:r w:rsidR="789A1DEF" w:rsidRPr="2F6AFE9C">
        <w:rPr>
          <w:rFonts w:ascii="Times New Roman" w:eastAsia="Times New Roman" w:hAnsi="Times New Roman" w:cs="Times New Roman"/>
        </w:rPr>
        <w:t>usage of streaming</w:t>
      </w:r>
      <w:r w:rsidR="69C4B7A1" w:rsidRPr="2F6AFE9C">
        <w:rPr>
          <w:rFonts w:ascii="Times New Roman" w:eastAsia="Times New Roman" w:hAnsi="Times New Roman" w:cs="Times New Roman"/>
        </w:rPr>
        <w:t xml:space="preserve">, structured and unstructured data. We will also cover how each of these pipelines plug into </w:t>
      </w:r>
      <w:r w:rsidR="768B4E15" w:rsidRPr="2F6AFE9C">
        <w:rPr>
          <w:rFonts w:ascii="Times New Roman" w:eastAsia="Times New Roman" w:hAnsi="Times New Roman" w:cs="Times New Roman"/>
        </w:rPr>
        <w:t>analytics and machine learning for business and managerial users.</w:t>
      </w:r>
      <w:r w:rsidR="1EA9AD87" w:rsidRPr="2F6AFE9C">
        <w:rPr>
          <w:rFonts w:ascii="Times New Roman" w:eastAsia="Times New Roman" w:hAnsi="Times New Roman" w:cs="Times New Roman"/>
        </w:rPr>
        <w:t xml:space="preserve"> </w:t>
      </w:r>
      <w:r w:rsidR="78CBB737" w:rsidRPr="2F6AFE9C">
        <w:rPr>
          <w:rFonts w:ascii="Times New Roman" w:eastAsia="Times New Roman" w:hAnsi="Times New Roman" w:cs="Times New Roman"/>
        </w:rPr>
        <w:t xml:space="preserve">The last component describes </w:t>
      </w:r>
      <w:r w:rsidR="6A6629EA" w:rsidRPr="2F6AFE9C">
        <w:rPr>
          <w:rFonts w:ascii="Times New Roman" w:eastAsia="Times New Roman" w:hAnsi="Times New Roman" w:cs="Times New Roman"/>
        </w:rPr>
        <w:t>how the data will be managed and governed to determine who gets access to what and how that data will be secured across pipelines</w:t>
      </w:r>
      <w:r w:rsidR="09F48B5C" w:rsidRPr="2F6AFE9C">
        <w:rPr>
          <w:rFonts w:ascii="Times New Roman" w:eastAsia="Times New Roman" w:hAnsi="Times New Roman" w:cs="Times New Roman"/>
        </w:rPr>
        <w:t>.</w:t>
      </w:r>
    </w:p>
    <w:p w14:paraId="6F8E6BC3" w14:textId="006B5F68" w:rsidR="0D5009A3" w:rsidRDefault="0D5009A3" w:rsidP="2F6AFE9C">
      <w:pPr>
        <w:rPr>
          <w:rFonts w:ascii="Times New Roman" w:eastAsia="Times New Roman" w:hAnsi="Times New Roman" w:cs="Times New Roman"/>
          <w:b/>
          <w:bCs/>
        </w:rPr>
      </w:pPr>
    </w:p>
    <w:p w14:paraId="42CCD29D" w14:textId="7AA297DE" w:rsidR="1EA9AD87" w:rsidRDefault="1EA9AD87" w:rsidP="2F6AFE9C">
      <w:pPr>
        <w:rPr>
          <w:rFonts w:ascii="Times New Roman" w:eastAsia="Times New Roman" w:hAnsi="Times New Roman" w:cs="Times New Roman"/>
          <w:b/>
          <w:u w:val="single"/>
        </w:rPr>
      </w:pPr>
      <w:r w:rsidRPr="4CE74602">
        <w:rPr>
          <w:rFonts w:ascii="Times New Roman" w:eastAsia="Times New Roman" w:hAnsi="Times New Roman" w:cs="Times New Roman"/>
          <w:b/>
          <w:u w:val="single"/>
        </w:rPr>
        <w:t>Why AWS?</w:t>
      </w:r>
    </w:p>
    <w:p w14:paraId="125B5909" w14:textId="42232C55" w:rsidR="2ACA6939" w:rsidRDefault="2ACA6939" w:rsidP="2F6AFE9C">
      <w:pPr>
        <w:rPr>
          <w:rFonts w:ascii="Times New Roman" w:eastAsia="Times New Roman" w:hAnsi="Times New Roman" w:cs="Times New Roman"/>
        </w:rPr>
      </w:pPr>
      <w:r w:rsidRPr="2F6AFE9C">
        <w:rPr>
          <w:rFonts w:ascii="Times New Roman" w:eastAsia="Times New Roman" w:hAnsi="Times New Roman" w:cs="Times New Roman"/>
        </w:rPr>
        <w:t xml:space="preserve">AWS was chosen as the foundational architecture due to the wealth of options it offers to meet </w:t>
      </w:r>
      <w:proofErr w:type="spellStart"/>
      <w:r w:rsidRPr="23D2D5EE">
        <w:rPr>
          <w:rFonts w:ascii="Times New Roman" w:eastAsia="Times New Roman" w:hAnsi="Times New Roman" w:cs="Times New Roman"/>
        </w:rPr>
        <w:t>Med</w:t>
      </w:r>
      <w:r w:rsidR="524E260B" w:rsidRPr="23D2D5EE">
        <w:rPr>
          <w:rFonts w:ascii="Times New Roman" w:eastAsia="Times New Roman" w:hAnsi="Times New Roman" w:cs="Times New Roman"/>
        </w:rPr>
        <w:t>d</w:t>
      </w:r>
      <w:r w:rsidRPr="23D2D5EE">
        <w:rPr>
          <w:rFonts w:ascii="Times New Roman" w:eastAsia="Times New Roman" w:hAnsi="Times New Roman" w:cs="Times New Roman"/>
        </w:rPr>
        <w:t>GGenius</w:t>
      </w:r>
      <w:proofErr w:type="spellEnd"/>
      <w:r w:rsidRPr="23D2D5EE">
        <w:rPr>
          <w:rFonts w:ascii="Times New Roman" w:eastAsia="Times New Roman" w:hAnsi="Times New Roman" w:cs="Times New Roman"/>
        </w:rPr>
        <w:t>’</w:t>
      </w:r>
      <w:r w:rsidRPr="2F6AFE9C">
        <w:rPr>
          <w:rFonts w:ascii="Times New Roman" w:eastAsia="Times New Roman" w:hAnsi="Times New Roman" w:cs="Times New Roman"/>
        </w:rPr>
        <w:t xml:space="preserve"> complex needs and to serve as a scalable foundation as the system evolves. Given the absence of budgetary constraints and </w:t>
      </w:r>
      <w:proofErr w:type="spellStart"/>
      <w:r w:rsidRPr="23D2D5EE">
        <w:rPr>
          <w:rFonts w:ascii="Times New Roman" w:eastAsia="Times New Roman" w:hAnsi="Times New Roman" w:cs="Times New Roman"/>
        </w:rPr>
        <w:t>Med</w:t>
      </w:r>
      <w:r w:rsidR="346FEB0A" w:rsidRPr="23D2D5EE">
        <w:rPr>
          <w:rFonts w:ascii="Times New Roman" w:eastAsia="Times New Roman" w:hAnsi="Times New Roman" w:cs="Times New Roman"/>
        </w:rPr>
        <w:t>d</w:t>
      </w:r>
      <w:r w:rsidRPr="23D2D5EE">
        <w:rPr>
          <w:rFonts w:ascii="Times New Roman" w:eastAsia="Times New Roman" w:hAnsi="Times New Roman" w:cs="Times New Roman"/>
        </w:rPr>
        <w:t>GGenius</w:t>
      </w:r>
      <w:proofErr w:type="spellEnd"/>
      <w:r w:rsidRPr="23D2D5EE">
        <w:rPr>
          <w:rFonts w:ascii="Times New Roman" w:eastAsia="Times New Roman" w:hAnsi="Times New Roman" w:cs="Times New Roman"/>
        </w:rPr>
        <w:t>’</w:t>
      </w:r>
      <w:r w:rsidRPr="2F6AFE9C">
        <w:rPr>
          <w:rFonts w:ascii="Times New Roman" w:eastAsia="Times New Roman" w:hAnsi="Times New Roman" w:cs="Times New Roman"/>
        </w:rPr>
        <w:t xml:space="preserve"> rapid growth, we wanted to create a plan that supports </w:t>
      </w:r>
      <w:r w:rsidR="2B97E934" w:rsidRPr="2F6AFE9C">
        <w:rPr>
          <w:rFonts w:ascii="Times New Roman" w:eastAsia="Times New Roman" w:hAnsi="Times New Roman" w:cs="Times New Roman"/>
        </w:rPr>
        <w:t>diverse options</w:t>
      </w:r>
      <w:r w:rsidRPr="2F6AFE9C">
        <w:rPr>
          <w:rFonts w:ascii="Times New Roman" w:eastAsia="Times New Roman" w:hAnsi="Times New Roman" w:cs="Times New Roman"/>
        </w:rPr>
        <w:t xml:space="preserve"> and constraints, while making the flow of data from producers to consumers easy to implement and understand. While mixing various cloud platforms for different services could reduce costs, we prioritized the quality of implementation, particularly concerning the need to stream data from patient sensors and in-house systems. The quality of the connections between these sources and their users is paramount to </w:t>
      </w:r>
      <w:proofErr w:type="spellStart"/>
      <w:r w:rsidRPr="132426DA">
        <w:rPr>
          <w:rFonts w:ascii="Times New Roman" w:eastAsia="Times New Roman" w:hAnsi="Times New Roman" w:cs="Times New Roman"/>
        </w:rPr>
        <w:t>Med</w:t>
      </w:r>
      <w:r w:rsidR="2D2E12A9" w:rsidRPr="132426DA">
        <w:rPr>
          <w:rFonts w:ascii="Times New Roman" w:eastAsia="Times New Roman" w:hAnsi="Times New Roman" w:cs="Times New Roman"/>
        </w:rPr>
        <w:t>d</w:t>
      </w:r>
      <w:r w:rsidRPr="132426DA">
        <w:rPr>
          <w:rFonts w:ascii="Times New Roman" w:eastAsia="Times New Roman" w:hAnsi="Times New Roman" w:cs="Times New Roman"/>
        </w:rPr>
        <w:t>GGenius</w:t>
      </w:r>
      <w:proofErr w:type="spellEnd"/>
      <w:r w:rsidRPr="2F6AFE9C">
        <w:rPr>
          <w:rFonts w:ascii="Times New Roman" w:eastAsia="Times New Roman" w:hAnsi="Times New Roman" w:cs="Times New Roman"/>
        </w:rPr>
        <w:t>, so we want to ensure the platform remains stable. The AWS platform provides many resources that enable flexible and straightforward implementation with the right guidance.</w:t>
      </w:r>
    </w:p>
    <w:p w14:paraId="051A910B" w14:textId="0FB79313" w:rsidR="0D5009A3" w:rsidRDefault="0D5009A3" w:rsidP="2F6AFE9C">
      <w:pPr>
        <w:rPr>
          <w:rFonts w:ascii="Times New Roman" w:eastAsia="Times New Roman" w:hAnsi="Times New Roman" w:cs="Times New Roman"/>
        </w:rPr>
      </w:pPr>
    </w:p>
    <w:p w14:paraId="794E9C50" w14:textId="085D9C9F" w:rsidR="749F7952" w:rsidRDefault="749F7952" w:rsidP="2F6AFE9C">
      <w:pPr>
        <w:rPr>
          <w:rFonts w:ascii="Times New Roman" w:eastAsia="Times New Roman" w:hAnsi="Times New Roman" w:cs="Times New Roman"/>
          <w:b/>
          <w:sz w:val="28"/>
          <w:szCs w:val="28"/>
          <w:u w:val="single"/>
        </w:rPr>
      </w:pPr>
      <w:r w:rsidRPr="03FF8361">
        <w:rPr>
          <w:rFonts w:ascii="Times New Roman" w:eastAsia="Times New Roman" w:hAnsi="Times New Roman" w:cs="Times New Roman"/>
          <w:b/>
          <w:sz w:val="28"/>
          <w:szCs w:val="28"/>
          <w:u w:val="single"/>
        </w:rPr>
        <w:t>St</w:t>
      </w:r>
      <w:r w:rsidR="6011695B" w:rsidRPr="03FF8361">
        <w:rPr>
          <w:rFonts w:ascii="Times New Roman" w:eastAsia="Times New Roman" w:hAnsi="Times New Roman" w:cs="Times New Roman"/>
          <w:b/>
          <w:sz w:val="28"/>
          <w:szCs w:val="28"/>
          <w:u w:val="single"/>
        </w:rPr>
        <w:t>reaming Data Pipeline:</w:t>
      </w:r>
    </w:p>
    <w:p w14:paraId="70445AB3" w14:textId="3EE237C0" w:rsidR="0D5009A3" w:rsidRDefault="0D5009A3" w:rsidP="2F6AFE9C">
      <w:pPr>
        <w:rPr>
          <w:rFonts w:ascii="Times New Roman" w:eastAsia="Times New Roman" w:hAnsi="Times New Roman" w:cs="Times New Roman"/>
          <w:b/>
          <w:bCs/>
        </w:rPr>
      </w:pPr>
    </w:p>
    <w:p w14:paraId="36DA1589" w14:textId="03F0B826" w:rsidR="3D005627" w:rsidRDefault="058E2258" w:rsidP="2F6AFE9C">
      <w:pPr>
        <w:rPr>
          <w:rFonts w:ascii="Times New Roman" w:eastAsia="Times New Roman" w:hAnsi="Times New Roman" w:cs="Times New Roman"/>
          <w:b/>
          <w:bCs/>
        </w:rPr>
      </w:pPr>
      <w:r w:rsidRPr="2F6AFE9C">
        <w:rPr>
          <w:rFonts w:ascii="Times New Roman" w:eastAsia="Times New Roman" w:hAnsi="Times New Roman" w:cs="Times New Roman"/>
          <w:b/>
          <w:bCs/>
        </w:rPr>
        <w:t xml:space="preserve">Data </w:t>
      </w:r>
      <w:r w:rsidR="3D005627" w:rsidRPr="2F6AFE9C">
        <w:rPr>
          <w:rFonts w:ascii="Times New Roman" w:eastAsia="Times New Roman" w:hAnsi="Times New Roman" w:cs="Times New Roman"/>
          <w:b/>
          <w:bCs/>
        </w:rPr>
        <w:t>Sources:</w:t>
      </w:r>
    </w:p>
    <w:p w14:paraId="4A00133D" w14:textId="77A79FD0" w:rsidR="123CD467" w:rsidRDefault="123CD467" w:rsidP="123CD467">
      <w:pPr>
        <w:rPr>
          <w:rFonts w:ascii="Times New Roman" w:eastAsia="Times New Roman" w:hAnsi="Times New Roman" w:cs="Times New Roman"/>
          <w:b/>
          <w:bCs/>
        </w:rPr>
      </w:pPr>
    </w:p>
    <w:p w14:paraId="73F5D4C6" w14:textId="2B891920" w:rsidR="14CA649A" w:rsidRDefault="14CA649A" w:rsidP="123CD467">
      <w:pPr>
        <w:rPr>
          <w:rFonts w:ascii="Times New Roman" w:eastAsia="Times New Roman" w:hAnsi="Times New Roman" w:cs="Times New Roman"/>
        </w:rPr>
      </w:pPr>
      <w:r w:rsidRPr="2F6AFE9C">
        <w:rPr>
          <w:rFonts w:ascii="Times New Roman" w:eastAsia="Times New Roman" w:hAnsi="Times New Roman" w:cs="Times New Roman"/>
        </w:rPr>
        <w:t xml:space="preserve">First, we will address the different streaming sources for </w:t>
      </w:r>
      <w:proofErr w:type="spellStart"/>
      <w:r w:rsidR="02C5E78E" w:rsidRPr="132426DA">
        <w:rPr>
          <w:rFonts w:ascii="Times New Roman" w:eastAsia="Times New Roman" w:hAnsi="Times New Roman" w:cs="Times New Roman"/>
        </w:rPr>
        <w:t>Med</w:t>
      </w:r>
      <w:r w:rsidR="3F68332F" w:rsidRPr="132426DA">
        <w:rPr>
          <w:rFonts w:ascii="Times New Roman" w:eastAsia="Times New Roman" w:hAnsi="Times New Roman" w:cs="Times New Roman"/>
        </w:rPr>
        <w:t>d</w:t>
      </w:r>
      <w:r w:rsidR="02C5E78E" w:rsidRPr="132426DA">
        <w:rPr>
          <w:rFonts w:ascii="Times New Roman" w:eastAsia="Times New Roman" w:hAnsi="Times New Roman" w:cs="Times New Roman"/>
        </w:rPr>
        <w:t>GGenius</w:t>
      </w:r>
      <w:proofErr w:type="spellEnd"/>
      <w:r w:rsidRPr="2F6AFE9C">
        <w:rPr>
          <w:rFonts w:ascii="Times New Roman" w:eastAsia="Times New Roman" w:hAnsi="Times New Roman" w:cs="Times New Roman"/>
        </w:rPr>
        <w:t xml:space="preserve"> and the solutions </w:t>
      </w:r>
      <w:r w:rsidR="232D7C8A" w:rsidRPr="2F6AFE9C">
        <w:rPr>
          <w:rFonts w:ascii="Times New Roman" w:eastAsia="Times New Roman" w:hAnsi="Times New Roman" w:cs="Times New Roman"/>
        </w:rPr>
        <w:t>we have</w:t>
      </w:r>
      <w:r w:rsidRPr="2F6AFE9C">
        <w:rPr>
          <w:rFonts w:ascii="Times New Roman" w:eastAsia="Times New Roman" w:hAnsi="Times New Roman" w:cs="Times New Roman"/>
        </w:rPr>
        <w:t xml:space="preserve"> developed to ensure security and ease of delivery for the various end users. The primary users of the streaming data within </w:t>
      </w:r>
      <w:proofErr w:type="spellStart"/>
      <w:r w:rsidR="02C5E78E" w:rsidRPr="132426DA">
        <w:rPr>
          <w:rFonts w:ascii="Times New Roman" w:eastAsia="Times New Roman" w:hAnsi="Times New Roman" w:cs="Times New Roman"/>
        </w:rPr>
        <w:t>Med</w:t>
      </w:r>
      <w:r w:rsidR="3A731091" w:rsidRPr="132426DA">
        <w:rPr>
          <w:rFonts w:ascii="Times New Roman" w:eastAsia="Times New Roman" w:hAnsi="Times New Roman" w:cs="Times New Roman"/>
        </w:rPr>
        <w:t>d</w:t>
      </w:r>
      <w:r w:rsidR="02C5E78E" w:rsidRPr="132426DA">
        <w:rPr>
          <w:rFonts w:ascii="Times New Roman" w:eastAsia="Times New Roman" w:hAnsi="Times New Roman" w:cs="Times New Roman"/>
        </w:rPr>
        <w:t>GGenius</w:t>
      </w:r>
      <w:proofErr w:type="spellEnd"/>
      <w:r w:rsidRPr="2F6AFE9C">
        <w:rPr>
          <w:rFonts w:ascii="Times New Roman" w:eastAsia="Times New Roman" w:hAnsi="Times New Roman" w:cs="Times New Roman"/>
        </w:rPr>
        <w:t xml:space="preserve"> are internal hospital personnel, such as operators and clinicians.</w:t>
      </w:r>
    </w:p>
    <w:p w14:paraId="778ED6FC" w14:textId="1F152F2B" w:rsidR="14CA649A" w:rsidRDefault="14CA649A" w:rsidP="2F6AFE9C">
      <w:pPr>
        <w:spacing w:before="240" w:after="240"/>
        <w:rPr>
          <w:rFonts w:ascii="Times New Roman" w:eastAsia="Times New Roman" w:hAnsi="Times New Roman" w:cs="Times New Roman"/>
        </w:rPr>
      </w:pPr>
      <w:r w:rsidRPr="2F6AFE9C">
        <w:rPr>
          <w:rFonts w:ascii="Times New Roman" w:eastAsia="Times New Roman" w:hAnsi="Times New Roman" w:cs="Times New Roman"/>
        </w:rPr>
        <w:t>The streaming data to be ingested will come from three primary sources:</w:t>
      </w:r>
    </w:p>
    <w:p w14:paraId="254A072F" w14:textId="6AF80FBF" w:rsidR="14CA649A" w:rsidRDefault="14CA649A" w:rsidP="002E298C">
      <w:pPr>
        <w:pStyle w:val="ListParagraph"/>
        <w:numPr>
          <w:ilvl w:val="0"/>
          <w:numId w:val="28"/>
        </w:numPr>
        <w:rPr>
          <w:rFonts w:ascii="Times New Roman" w:eastAsia="Times New Roman" w:hAnsi="Times New Roman" w:cs="Times New Roman"/>
        </w:rPr>
      </w:pPr>
      <w:r w:rsidRPr="2F6AFE9C">
        <w:rPr>
          <w:rFonts w:ascii="Times New Roman" w:eastAsia="Times New Roman" w:hAnsi="Times New Roman" w:cs="Times New Roman"/>
        </w:rPr>
        <w:t>In-house medical devices</w:t>
      </w:r>
    </w:p>
    <w:p w14:paraId="64B8EB44" w14:textId="1C24EF05" w:rsidR="14CA649A" w:rsidRDefault="14CA649A" w:rsidP="002E298C">
      <w:pPr>
        <w:pStyle w:val="ListParagraph"/>
        <w:numPr>
          <w:ilvl w:val="0"/>
          <w:numId w:val="28"/>
        </w:numPr>
        <w:rPr>
          <w:rFonts w:ascii="Times New Roman" w:eastAsia="Times New Roman" w:hAnsi="Times New Roman" w:cs="Times New Roman"/>
        </w:rPr>
      </w:pPr>
      <w:r w:rsidRPr="2F6AFE9C">
        <w:rPr>
          <w:rFonts w:ascii="Times New Roman" w:eastAsia="Times New Roman" w:hAnsi="Times New Roman" w:cs="Times New Roman"/>
        </w:rPr>
        <w:t>Patient monitoring devices</w:t>
      </w:r>
    </w:p>
    <w:p w14:paraId="310C2AEF" w14:textId="7AF13637" w:rsidR="14CA649A" w:rsidRDefault="14CA649A" w:rsidP="002E298C">
      <w:pPr>
        <w:pStyle w:val="ListParagraph"/>
        <w:numPr>
          <w:ilvl w:val="0"/>
          <w:numId w:val="28"/>
        </w:numPr>
        <w:rPr>
          <w:rFonts w:ascii="Times New Roman" w:eastAsia="Times New Roman" w:hAnsi="Times New Roman" w:cs="Times New Roman"/>
        </w:rPr>
      </w:pPr>
      <w:r w:rsidRPr="2F6AFE9C">
        <w:rPr>
          <w:rFonts w:ascii="Times New Roman" w:eastAsia="Times New Roman" w:hAnsi="Times New Roman" w:cs="Times New Roman"/>
        </w:rPr>
        <w:t>Social media/online network sources to support the usage and improvement of devices and software</w:t>
      </w:r>
    </w:p>
    <w:p w14:paraId="4C4DEB29" w14:textId="70507375" w:rsidR="14CA649A" w:rsidRDefault="14CA649A" w:rsidP="2F6AFE9C">
      <w:pPr>
        <w:spacing w:before="240" w:after="240"/>
        <w:rPr>
          <w:rFonts w:ascii="Times New Roman" w:eastAsia="Times New Roman" w:hAnsi="Times New Roman" w:cs="Times New Roman"/>
        </w:rPr>
      </w:pPr>
      <w:r w:rsidRPr="2F6AFE9C">
        <w:rPr>
          <w:rFonts w:ascii="Times New Roman" w:eastAsia="Times New Roman" w:hAnsi="Times New Roman" w:cs="Times New Roman"/>
        </w:rPr>
        <w:t>To manage the ingestion and delivery of the first source (in-house devices), we propose AWS IoT Greengrass as the primary processing and delivery method.</w:t>
      </w:r>
    </w:p>
    <w:p w14:paraId="71B13906" w14:textId="7B6A7312" w:rsidR="55BF837D" w:rsidRDefault="55BF837D" w:rsidP="55BF837D">
      <w:pPr>
        <w:rPr>
          <w:rFonts w:ascii="Times New Roman" w:eastAsia="Times New Roman" w:hAnsi="Times New Roman" w:cs="Times New Roman"/>
          <w:b/>
          <w:bCs/>
        </w:rPr>
      </w:pPr>
    </w:p>
    <w:p w14:paraId="30566DD8" w14:textId="39512106" w:rsidR="352D49D2" w:rsidRDefault="352D49D2" w:rsidP="2F6AFE9C">
      <w:pPr>
        <w:rPr>
          <w:rFonts w:ascii="Times New Roman" w:eastAsia="Times New Roman" w:hAnsi="Times New Roman" w:cs="Times New Roman"/>
          <w:b/>
          <w:bCs/>
        </w:rPr>
      </w:pPr>
      <w:r w:rsidRPr="2F6AFE9C">
        <w:rPr>
          <w:rFonts w:ascii="Times New Roman" w:eastAsia="Times New Roman" w:hAnsi="Times New Roman" w:cs="Times New Roman"/>
          <w:b/>
          <w:bCs/>
        </w:rPr>
        <w:t xml:space="preserve">Benefits </w:t>
      </w:r>
      <w:r w:rsidR="31A00DD8" w:rsidRPr="2F6AFE9C">
        <w:rPr>
          <w:rFonts w:ascii="Times New Roman" w:eastAsia="Times New Roman" w:hAnsi="Times New Roman" w:cs="Times New Roman"/>
          <w:b/>
          <w:bCs/>
        </w:rPr>
        <w:t xml:space="preserve">and intended uses </w:t>
      </w:r>
      <w:r w:rsidRPr="2F6AFE9C">
        <w:rPr>
          <w:rFonts w:ascii="Times New Roman" w:eastAsia="Times New Roman" w:hAnsi="Times New Roman" w:cs="Times New Roman"/>
          <w:b/>
          <w:bCs/>
        </w:rPr>
        <w:t xml:space="preserve">of AWS </w:t>
      </w:r>
      <w:proofErr w:type="spellStart"/>
      <w:r w:rsidRPr="2F6AFE9C">
        <w:rPr>
          <w:rFonts w:ascii="Times New Roman" w:eastAsia="Times New Roman" w:hAnsi="Times New Roman" w:cs="Times New Roman"/>
          <w:b/>
          <w:bCs/>
        </w:rPr>
        <w:t>GreenGrass</w:t>
      </w:r>
      <w:proofErr w:type="spellEnd"/>
      <w:r w:rsidRPr="2F6AFE9C">
        <w:rPr>
          <w:rFonts w:ascii="Times New Roman" w:eastAsia="Times New Roman" w:hAnsi="Times New Roman" w:cs="Times New Roman"/>
          <w:b/>
          <w:bCs/>
        </w:rPr>
        <w:t>:</w:t>
      </w:r>
    </w:p>
    <w:p w14:paraId="235F6C22" w14:textId="08441C94" w:rsidR="6C59B520" w:rsidRDefault="6C59B520" w:rsidP="002E298C">
      <w:pPr>
        <w:pStyle w:val="ListParagraph"/>
        <w:numPr>
          <w:ilvl w:val="0"/>
          <w:numId w:val="31"/>
        </w:numPr>
        <w:rPr>
          <w:rFonts w:ascii="Times New Roman" w:eastAsia="Times New Roman" w:hAnsi="Times New Roman" w:cs="Times New Roman"/>
        </w:rPr>
      </w:pPr>
      <w:r w:rsidRPr="2F6AFE9C">
        <w:rPr>
          <w:rFonts w:ascii="Times New Roman" w:eastAsia="Times New Roman" w:hAnsi="Times New Roman" w:cs="Times New Roman"/>
        </w:rPr>
        <w:t xml:space="preserve">Supports the secure connection and data preprocessing from in-house devices that are firewalled and/or not primarily connected to internal or external internet to meet HIPPA security regulatory compliance (FDA, 2021). Below is a list of devices </w:t>
      </w:r>
      <w:proofErr w:type="spellStart"/>
      <w:r w:rsidRPr="132426DA">
        <w:rPr>
          <w:rFonts w:ascii="Times New Roman" w:eastAsia="Times New Roman" w:hAnsi="Times New Roman" w:cs="Times New Roman"/>
        </w:rPr>
        <w:t>Med</w:t>
      </w:r>
      <w:r w:rsidR="5B51F4DC" w:rsidRPr="132426DA">
        <w:rPr>
          <w:rFonts w:ascii="Times New Roman" w:eastAsia="Times New Roman" w:hAnsi="Times New Roman" w:cs="Times New Roman"/>
        </w:rPr>
        <w:t>d</w:t>
      </w:r>
      <w:r w:rsidRPr="132426DA">
        <w:rPr>
          <w:rFonts w:ascii="Times New Roman" w:eastAsia="Times New Roman" w:hAnsi="Times New Roman" w:cs="Times New Roman"/>
        </w:rPr>
        <w:t>GGenius</w:t>
      </w:r>
      <w:proofErr w:type="spellEnd"/>
      <w:r w:rsidRPr="2F6AFE9C">
        <w:rPr>
          <w:rFonts w:ascii="Times New Roman" w:eastAsia="Times New Roman" w:hAnsi="Times New Roman" w:cs="Times New Roman"/>
        </w:rPr>
        <w:t xml:space="preserve"> uses that will need this secure connection:</w:t>
      </w:r>
    </w:p>
    <w:p w14:paraId="328EB282" w14:textId="3DE02EB4" w:rsidR="1CC7C5CF" w:rsidRDefault="1CC7C5CF" w:rsidP="002E298C">
      <w:pPr>
        <w:pStyle w:val="ListParagraph"/>
        <w:numPr>
          <w:ilvl w:val="1"/>
          <w:numId w:val="31"/>
        </w:numPr>
        <w:rPr>
          <w:rFonts w:ascii="Times New Roman" w:eastAsia="Times New Roman" w:hAnsi="Times New Roman" w:cs="Times New Roman"/>
        </w:rPr>
      </w:pPr>
      <w:r w:rsidRPr="2F6AFE9C">
        <w:rPr>
          <w:rFonts w:ascii="Times New Roman" w:eastAsia="Times New Roman" w:hAnsi="Times New Roman" w:cs="Times New Roman"/>
        </w:rPr>
        <w:t>Infusion pumps.</w:t>
      </w:r>
    </w:p>
    <w:p w14:paraId="7AC0B4F9" w14:textId="6A50E91C" w:rsidR="1CC7C5CF" w:rsidRDefault="1CC7C5CF" w:rsidP="002E298C">
      <w:pPr>
        <w:pStyle w:val="ListParagraph"/>
        <w:numPr>
          <w:ilvl w:val="1"/>
          <w:numId w:val="31"/>
        </w:numPr>
        <w:rPr>
          <w:rFonts w:ascii="Times New Roman" w:eastAsia="Times New Roman" w:hAnsi="Times New Roman" w:cs="Times New Roman"/>
        </w:rPr>
      </w:pPr>
      <w:r w:rsidRPr="2F6AFE9C">
        <w:rPr>
          <w:rFonts w:ascii="Times New Roman" w:eastAsia="Times New Roman" w:hAnsi="Times New Roman" w:cs="Times New Roman"/>
        </w:rPr>
        <w:t>Ventilators.</w:t>
      </w:r>
    </w:p>
    <w:p w14:paraId="58756F36" w14:textId="730806E2" w:rsidR="1CC7C5CF" w:rsidRDefault="1CC7C5CF" w:rsidP="002E298C">
      <w:pPr>
        <w:pStyle w:val="ListParagraph"/>
        <w:numPr>
          <w:ilvl w:val="1"/>
          <w:numId w:val="31"/>
        </w:numPr>
        <w:rPr>
          <w:rFonts w:ascii="Times New Roman" w:eastAsia="Times New Roman" w:hAnsi="Times New Roman" w:cs="Times New Roman"/>
        </w:rPr>
      </w:pPr>
      <w:r w:rsidRPr="2F6AFE9C">
        <w:rPr>
          <w:rFonts w:ascii="Times New Roman" w:eastAsia="Times New Roman" w:hAnsi="Times New Roman" w:cs="Times New Roman"/>
        </w:rPr>
        <w:t>Non-Wireless Patient Monitoring Systems</w:t>
      </w:r>
    </w:p>
    <w:p w14:paraId="02A45281" w14:textId="27FE3A76" w:rsidR="1CC7C5CF" w:rsidRDefault="1CC7C5CF" w:rsidP="002E298C">
      <w:pPr>
        <w:pStyle w:val="ListParagraph"/>
        <w:numPr>
          <w:ilvl w:val="1"/>
          <w:numId w:val="31"/>
        </w:numPr>
        <w:rPr>
          <w:rFonts w:ascii="Times New Roman" w:eastAsia="Times New Roman" w:hAnsi="Times New Roman" w:cs="Times New Roman"/>
        </w:rPr>
      </w:pPr>
      <w:r w:rsidRPr="2F6AFE9C">
        <w:rPr>
          <w:rFonts w:ascii="Times New Roman" w:eastAsia="Times New Roman" w:hAnsi="Times New Roman" w:cs="Times New Roman"/>
        </w:rPr>
        <w:t>Anesthesia Machines</w:t>
      </w:r>
    </w:p>
    <w:p w14:paraId="40AB25F1" w14:textId="59D37B75" w:rsidR="1CC7C5CF" w:rsidRDefault="1CC7C5CF" w:rsidP="002E298C">
      <w:pPr>
        <w:pStyle w:val="ListParagraph"/>
        <w:numPr>
          <w:ilvl w:val="1"/>
          <w:numId w:val="31"/>
        </w:numPr>
        <w:rPr>
          <w:rFonts w:ascii="Times New Roman" w:eastAsia="Times New Roman" w:hAnsi="Times New Roman" w:cs="Times New Roman"/>
        </w:rPr>
      </w:pPr>
      <w:r w:rsidRPr="2F6AFE9C">
        <w:rPr>
          <w:rFonts w:ascii="Times New Roman" w:eastAsia="Times New Roman" w:hAnsi="Times New Roman" w:cs="Times New Roman"/>
        </w:rPr>
        <w:t>Radiology Equipment (CT Scanners and MRI machines)</w:t>
      </w:r>
    </w:p>
    <w:p w14:paraId="32C53FDA" w14:textId="159631E1" w:rsidR="1CC7C5CF" w:rsidRDefault="1CC7C5CF" w:rsidP="002E298C">
      <w:pPr>
        <w:pStyle w:val="ListParagraph"/>
        <w:numPr>
          <w:ilvl w:val="1"/>
          <w:numId w:val="31"/>
        </w:numPr>
        <w:rPr>
          <w:rFonts w:ascii="Times New Roman" w:eastAsia="Times New Roman" w:hAnsi="Times New Roman" w:cs="Times New Roman"/>
        </w:rPr>
      </w:pPr>
      <w:r w:rsidRPr="2F6AFE9C">
        <w:rPr>
          <w:rFonts w:ascii="Times New Roman" w:eastAsia="Times New Roman" w:hAnsi="Times New Roman" w:cs="Times New Roman"/>
        </w:rPr>
        <w:t>Laboratory Instruments</w:t>
      </w:r>
    </w:p>
    <w:p w14:paraId="19B13006" w14:textId="6EDA6FEB" w:rsidR="1CC7C5CF" w:rsidRDefault="1CC7C5CF" w:rsidP="002E298C">
      <w:pPr>
        <w:pStyle w:val="ListParagraph"/>
        <w:numPr>
          <w:ilvl w:val="1"/>
          <w:numId w:val="31"/>
        </w:numPr>
        <w:rPr>
          <w:rFonts w:ascii="Times New Roman" w:eastAsia="Times New Roman" w:hAnsi="Times New Roman" w:cs="Times New Roman"/>
        </w:rPr>
      </w:pPr>
      <w:r w:rsidRPr="2F6AFE9C">
        <w:rPr>
          <w:rFonts w:ascii="Times New Roman" w:eastAsia="Times New Roman" w:hAnsi="Times New Roman" w:cs="Times New Roman"/>
        </w:rPr>
        <w:t>Automated Medication Systems</w:t>
      </w:r>
    </w:p>
    <w:p w14:paraId="550C531B" w14:textId="671CB1C5" w:rsidR="48C0BB0A" w:rsidRDefault="48C0BB0A" w:rsidP="2F6AFE9C">
      <w:pPr>
        <w:ind w:left="720"/>
        <w:rPr>
          <w:rFonts w:ascii="Times New Roman" w:eastAsia="Times New Roman" w:hAnsi="Times New Roman" w:cs="Times New Roman"/>
        </w:rPr>
      </w:pPr>
      <w:r w:rsidRPr="2F6AFE9C">
        <w:rPr>
          <w:rFonts w:ascii="Times New Roman" w:eastAsia="Times New Roman" w:hAnsi="Times New Roman" w:cs="Times New Roman"/>
        </w:rPr>
        <w:t xml:space="preserve">These devices also are firewalled for security and privacy reasons to meet HIPPA regulations. </w:t>
      </w:r>
      <w:proofErr w:type="spellStart"/>
      <w:r w:rsidRPr="2F6AFE9C">
        <w:rPr>
          <w:rFonts w:ascii="Times New Roman" w:eastAsia="Times New Roman" w:hAnsi="Times New Roman" w:cs="Times New Roman"/>
        </w:rPr>
        <w:t>GreenGrass</w:t>
      </w:r>
      <w:proofErr w:type="spellEnd"/>
      <w:r w:rsidRPr="2F6AFE9C">
        <w:rPr>
          <w:rFonts w:ascii="Times New Roman" w:eastAsia="Times New Roman" w:hAnsi="Times New Roman" w:cs="Times New Roman"/>
        </w:rPr>
        <w:t xml:space="preserve"> allows for the intake and security of ingestion and preprocessing</w:t>
      </w:r>
      <w:r w:rsidR="73C65F83" w:rsidRPr="2F6AFE9C">
        <w:rPr>
          <w:rFonts w:ascii="Times New Roman" w:eastAsia="Times New Roman" w:hAnsi="Times New Roman" w:cs="Times New Roman"/>
        </w:rPr>
        <w:t xml:space="preserve"> for these devices.</w:t>
      </w:r>
    </w:p>
    <w:p w14:paraId="6E5A26E1" w14:textId="4E2609AF" w:rsidR="0D5009A3" w:rsidRDefault="0D5009A3" w:rsidP="2F6AFE9C">
      <w:pPr>
        <w:ind w:left="720"/>
        <w:rPr>
          <w:rFonts w:ascii="Times New Roman" w:eastAsia="Times New Roman" w:hAnsi="Times New Roman" w:cs="Times New Roman"/>
        </w:rPr>
      </w:pPr>
    </w:p>
    <w:p w14:paraId="1F864C08" w14:textId="33EF0847" w:rsidR="5FEA4C7D" w:rsidRDefault="5FEA4C7D" w:rsidP="002E298C">
      <w:pPr>
        <w:pStyle w:val="ListParagraph"/>
        <w:numPr>
          <w:ilvl w:val="0"/>
          <w:numId w:val="30"/>
        </w:numPr>
        <w:rPr>
          <w:rFonts w:ascii="Times New Roman" w:eastAsia="Times New Roman" w:hAnsi="Times New Roman" w:cs="Times New Roman"/>
        </w:rPr>
      </w:pPr>
      <w:r w:rsidRPr="2F6AFE9C">
        <w:rPr>
          <w:rFonts w:ascii="Times New Roman" w:eastAsia="Times New Roman" w:hAnsi="Times New Roman" w:cs="Times New Roman"/>
        </w:rPr>
        <w:t>Uses Lambda internally for local prepr</w:t>
      </w:r>
      <w:r w:rsidR="17917225" w:rsidRPr="2F6AFE9C">
        <w:rPr>
          <w:rFonts w:ascii="Times New Roman" w:eastAsia="Times New Roman" w:hAnsi="Times New Roman" w:cs="Times New Roman"/>
        </w:rPr>
        <w:t>ocessing of data without internal or external internet connectivity.</w:t>
      </w:r>
    </w:p>
    <w:p w14:paraId="016831E5" w14:textId="0DD44E01" w:rsidR="744992B5" w:rsidRDefault="744992B5" w:rsidP="002E298C">
      <w:pPr>
        <w:pStyle w:val="ListParagraph"/>
        <w:numPr>
          <w:ilvl w:val="0"/>
          <w:numId w:val="30"/>
        </w:numPr>
        <w:rPr>
          <w:rFonts w:ascii="Times New Roman" w:eastAsia="Times New Roman" w:hAnsi="Times New Roman" w:cs="Times New Roman"/>
        </w:rPr>
      </w:pPr>
      <w:r w:rsidRPr="2F6AFE9C">
        <w:rPr>
          <w:rFonts w:ascii="Times New Roman" w:eastAsia="Times New Roman" w:hAnsi="Times New Roman" w:cs="Times New Roman"/>
        </w:rPr>
        <w:t xml:space="preserve">Uses </w:t>
      </w:r>
      <w:proofErr w:type="spellStart"/>
      <w:r w:rsidRPr="2F6AFE9C">
        <w:rPr>
          <w:rFonts w:ascii="Times New Roman" w:eastAsia="Times New Roman" w:hAnsi="Times New Roman" w:cs="Times New Roman"/>
        </w:rPr>
        <w:t>GreenGrass</w:t>
      </w:r>
      <w:proofErr w:type="spellEnd"/>
      <w:r w:rsidRPr="2F6AFE9C">
        <w:rPr>
          <w:rFonts w:ascii="Times New Roman" w:eastAsia="Times New Roman" w:hAnsi="Times New Roman" w:cs="Times New Roman"/>
        </w:rPr>
        <w:t xml:space="preserve"> connectors for out of box integration for these devices when they are new or currently in usage.</w:t>
      </w:r>
    </w:p>
    <w:p w14:paraId="7D3CFEB2" w14:textId="790EC195" w:rsidR="744992B5" w:rsidRDefault="744992B5" w:rsidP="002E298C">
      <w:pPr>
        <w:pStyle w:val="ListParagraph"/>
        <w:numPr>
          <w:ilvl w:val="0"/>
          <w:numId w:val="30"/>
        </w:numPr>
        <w:rPr>
          <w:rFonts w:ascii="Times New Roman" w:eastAsia="Times New Roman" w:hAnsi="Times New Roman" w:cs="Times New Roman"/>
        </w:rPr>
      </w:pPr>
      <w:r w:rsidRPr="2F6AFE9C">
        <w:rPr>
          <w:rFonts w:ascii="Times New Roman" w:eastAsia="Times New Roman" w:hAnsi="Times New Roman" w:cs="Times New Roman"/>
        </w:rPr>
        <w:t>Uses docker containers to support the usage of custom internal or 3</w:t>
      </w:r>
      <w:r w:rsidRPr="2F6AFE9C">
        <w:rPr>
          <w:rFonts w:ascii="Times New Roman" w:eastAsia="Times New Roman" w:hAnsi="Times New Roman" w:cs="Times New Roman"/>
          <w:vertAlign w:val="superscript"/>
        </w:rPr>
        <w:t>rd</w:t>
      </w:r>
      <w:r w:rsidRPr="2F6AFE9C">
        <w:rPr>
          <w:rFonts w:ascii="Times New Roman" w:eastAsia="Times New Roman" w:hAnsi="Times New Roman" w:cs="Times New Roman"/>
        </w:rPr>
        <w:t xml:space="preserve"> party applications for monitoring and clinician support.</w:t>
      </w:r>
    </w:p>
    <w:p w14:paraId="43903B4F" w14:textId="049888D9" w:rsidR="3B656F96" w:rsidRDefault="3B656F96" w:rsidP="002E298C">
      <w:pPr>
        <w:pStyle w:val="ListParagraph"/>
        <w:numPr>
          <w:ilvl w:val="0"/>
          <w:numId w:val="30"/>
        </w:numPr>
        <w:rPr>
          <w:rFonts w:ascii="Times New Roman" w:eastAsia="Times New Roman" w:hAnsi="Times New Roman" w:cs="Times New Roman"/>
        </w:rPr>
      </w:pPr>
      <w:r w:rsidRPr="2F6AFE9C">
        <w:rPr>
          <w:rFonts w:ascii="Times New Roman" w:eastAsia="Times New Roman" w:hAnsi="Times New Roman" w:cs="Times New Roman"/>
        </w:rPr>
        <w:t xml:space="preserve">Pushes in house data securely to AWS cloud platforms for </w:t>
      </w:r>
      <w:r w:rsidR="2374BB62" w:rsidRPr="2F6AFE9C">
        <w:rPr>
          <w:rFonts w:ascii="Times New Roman" w:eastAsia="Times New Roman" w:hAnsi="Times New Roman" w:cs="Times New Roman"/>
        </w:rPr>
        <w:t>further analytics and machine learning possibilities.</w:t>
      </w:r>
    </w:p>
    <w:p w14:paraId="07C0DECE" w14:textId="75DBA7C4" w:rsidR="20F152CB" w:rsidRDefault="20F152CB" w:rsidP="002E298C">
      <w:pPr>
        <w:pStyle w:val="ListParagraph"/>
        <w:numPr>
          <w:ilvl w:val="0"/>
          <w:numId w:val="30"/>
        </w:numPr>
        <w:rPr>
          <w:rFonts w:ascii="Times New Roman" w:eastAsia="Times New Roman" w:hAnsi="Times New Roman" w:cs="Times New Roman"/>
        </w:rPr>
      </w:pPr>
      <w:r w:rsidRPr="2F6AFE9C">
        <w:rPr>
          <w:rFonts w:ascii="Times New Roman" w:eastAsia="Times New Roman" w:hAnsi="Times New Roman" w:cs="Times New Roman"/>
        </w:rPr>
        <w:t>Specifically,</w:t>
      </w:r>
      <w:r w:rsidR="4E12788A" w:rsidRPr="2F6AFE9C">
        <w:rPr>
          <w:rFonts w:ascii="Times New Roman" w:eastAsia="Times New Roman" w:hAnsi="Times New Roman" w:cs="Times New Roman"/>
        </w:rPr>
        <w:t xml:space="preserve"> for OLTP</w:t>
      </w:r>
      <w:r w:rsidR="747F4EBF" w:rsidRPr="2F6AFE9C">
        <w:rPr>
          <w:rFonts w:ascii="Times New Roman" w:eastAsia="Times New Roman" w:hAnsi="Times New Roman" w:cs="Times New Roman"/>
        </w:rPr>
        <w:t xml:space="preserve">, </w:t>
      </w:r>
      <w:proofErr w:type="spellStart"/>
      <w:r w:rsidR="4E12788A" w:rsidRPr="2F6AFE9C">
        <w:rPr>
          <w:rFonts w:ascii="Times New Roman" w:eastAsia="Times New Roman" w:hAnsi="Times New Roman" w:cs="Times New Roman"/>
        </w:rPr>
        <w:t>GreenGrass</w:t>
      </w:r>
      <w:proofErr w:type="spellEnd"/>
      <w:r w:rsidR="4E12788A" w:rsidRPr="2F6AFE9C">
        <w:rPr>
          <w:rFonts w:ascii="Times New Roman" w:eastAsia="Times New Roman" w:hAnsi="Times New Roman" w:cs="Times New Roman"/>
        </w:rPr>
        <w:t xml:space="preserve"> provides PKI services that provide further security during transactions by encry</w:t>
      </w:r>
      <w:r w:rsidR="52AB2B53" w:rsidRPr="2F6AFE9C">
        <w:rPr>
          <w:rFonts w:ascii="Times New Roman" w:eastAsia="Times New Roman" w:hAnsi="Times New Roman" w:cs="Times New Roman"/>
        </w:rPr>
        <w:t xml:space="preserve">pting and decrypting using different keys. </w:t>
      </w:r>
    </w:p>
    <w:p w14:paraId="01D0027A" w14:textId="57C2E369" w:rsidR="0D5009A3" w:rsidRDefault="0D5009A3" w:rsidP="2F6AFE9C">
      <w:pPr>
        <w:rPr>
          <w:rFonts w:ascii="Times New Roman" w:eastAsia="Times New Roman" w:hAnsi="Times New Roman" w:cs="Times New Roman"/>
        </w:rPr>
      </w:pPr>
    </w:p>
    <w:p w14:paraId="3FE49F3E" w14:textId="568CE32A" w:rsidR="47A5A510" w:rsidRDefault="47A5A510" w:rsidP="2F6AFE9C">
      <w:pPr>
        <w:rPr>
          <w:rFonts w:ascii="Times New Roman" w:eastAsia="Times New Roman" w:hAnsi="Times New Roman" w:cs="Times New Roman"/>
          <w:b/>
          <w:bCs/>
        </w:rPr>
      </w:pPr>
      <w:proofErr w:type="spellStart"/>
      <w:r w:rsidRPr="2F6AFE9C">
        <w:rPr>
          <w:rFonts w:ascii="Times New Roman" w:eastAsia="Times New Roman" w:hAnsi="Times New Roman" w:cs="Times New Roman"/>
          <w:b/>
          <w:bCs/>
        </w:rPr>
        <w:t>GreenGrass</w:t>
      </w:r>
      <w:proofErr w:type="spellEnd"/>
      <w:r w:rsidRPr="2F6AFE9C">
        <w:rPr>
          <w:rFonts w:ascii="Times New Roman" w:eastAsia="Times New Roman" w:hAnsi="Times New Roman" w:cs="Times New Roman"/>
          <w:b/>
          <w:bCs/>
        </w:rPr>
        <w:t xml:space="preserve"> Downstream connections:</w:t>
      </w:r>
    </w:p>
    <w:p w14:paraId="71D5A1C9" w14:textId="0EAF7E69" w:rsidR="47A5A510" w:rsidRDefault="47A5A510" w:rsidP="002E298C">
      <w:pPr>
        <w:pStyle w:val="ListParagraph"/>
        <w:numPr>
          <w:ilvl w:val="0"/>
          <w:numId w:val="29"/>
        </w:numPr>
        <w:rPr>
          <w:rFonts w:ascii="Times New Roman" w:eastAsia="Times New Roman" w:hAnsi="Times New Roman" w:cs="Times New Roman"/>
          <w:b/>
          <w:bCs/>
        </w:rPr>
      </w:pPr>
      <w:r w:rsidRPr="2F6AFE9C">
        <w:rPr>
          <w:rFonts w:ascii="Times New Roman" w:eastAsia="Times New Roman" w:hAnsi="Times New Roman" w:cs="Times New Roman"/>
        </w:rPr>
        <w:t xml:space="preserve">Pushes data to existing on premise applications for fast delivery to clinicians and other </w:t>
      </w:r>
      <w:proofErr w:type="gramStart"/>
      <w:r w:rsidR="7843C088" w:rsidRPr="2F6AFE9C">
        <w:rPr>
          <w:rFonts w:ascii="Times New Roman" w:eastAsia="Times New Roman" w:hAnsi="Times New Roman" w:cs="Times New Roman"/>
        </w:rPr>
        <w:t>on-premise</w:t>
      </w:r>
      <w:proofErr w:type="gramEnd"/>
      <w:r w:rsidRPr="2F6AFE9C">
        <w:rPr>
          <w:rFonts w:ascii="Times New Roman" w:eastAsia="Times New Roman" w:hAnsi="Times New Roman" w:cs="Times New Roman"/>
        </w:rPr>
        <w:t xml:space="preserve"> staff</w:t>
      </w:r>
      <w:r w:rsidR="689BB975" w:rsidRPr="2F6AFE9C">
        <w:rPr>
          <w:rFonts w:ascii="Times New Roman" w:eastAsia="Times New Roman" w:hAnsi="Times New Roman" w:cs="Times New Roman"/>
        </w:rPr>
        <w:t>.</w:t>
      </w:r>
    </w:p>
    <w:p w14:paraId="1D7A7F4B" w14:textId="6B59FAE0" w:rsidR="689BB975" w:rsidRDefault="689BB975" w:rsidP="002E298C">
      <w:pPr>
        <w:pStyle w:val="ListParagraph"/>
        <w:numPr>
          <w:ilvl w:val="0"/>
          <w:numId w:val="29"/>
        </w:numPr>
        <w:rPr>
          <w:rFonts w:ascii="Times New Roman" w:eastAsia="Times New Roman" w:hAnsi="Times New Roman" w:cs="Times New Roman"/>
          <w:b/>
          <w:bCs/>
        </w:rPr>
      </w:pPr>
      <w:r w:rsidRPr="2F6AFE9C">
        <w:rPr>
          <w:rFonts w:ascii="Times New Roman" w:eastAsia="Times New Roman" w:hAnsi="Times New Roman" w:cs="Times New Roman"/>
        </w:rPr>
        <w:t xml:space="preserve">Pushes data downstream to Amazon Kinesis for further processing and analysis before </w:t>
      </w:r>
      <w:r w:rsidR="4DEB0838" w:rsidRPr="2F6AFE9C">
        <w:rPr>
          <w:rFonts w:ascii="Times New Roman" w:eastAsia="Times New Roman" w:hAnsi="Times New Roman" w:cs="Times New Roman"/>
        </w:rPr>
        <w:t>storage.</w:t>
      </w:r>
    </w:p>
    <w:p w14:paraId="7A1E0480" w14:textId="35DA32EF" w:rsidR="4DEB0838" w:rsidRDefault="4DEB0838" w:rsidP="002E298C">
      <w:pPr>
        <w:pStyle w:val="ListParagraph"/>
        <w:numPr>
          <w:ilvl w:val="0"/>
          <w:numId w:val="29"/>
        </w:numPr>
        <w:rPr>
          <w:rFonts w:ascii="Times New Roman" w:eastAsia="Times New Roman" w:hAnsi="Times New Roman" w:cs="Times New Roman"/>
          <w:b/>
          <w:bCs/>
        </w:rPr>
      </w:pPr>
      <w:r w:rsidRPr="2F6AFE9C">
        <w:rPr>
          <w:rFonts w:ascii="Times New Roman" w:eastAsia="Times New Roman" w:hAnsi="Times New Roman" w:cs="Times New Roman"/>
        </w:rPr>
        <w:t>Pushes data downstream via an Amazon API gateway to support secure clearance of firewalled device data.</w:t>
      </w:r>
    </w:p>
    <w:p w14:paraId="0AEBE3A9" w14:textId="0E217577" w:rsidR="0D5009A3" w:rsidRDefault="0D5009A3" w:rsidP="2F6AFE9C">
      <w:pPr>
        <w:pStyle w:val="ListParagraph"/>
        <w:rPr>
          <w:rFonts w:ascii="Times New Roman" w:eastAsia="Times New Roman" w:hAnsi="Times New Roman" w:cs="Times New Roman"/>
          <w:b/>
          <w:bCs/>
        </w:rPr>
      </w:pPr>
    </w:p>
    <w:p w14:paraId="4D29AB72" w14:textId="5CE3158F" w:rsidR="2E8F252C" w:rsidRDefault="2E8F252C" w:rsidP="2F6AFE9C">
      <w:pPr>
        <w:rPr>
          <w:rFonts w:ascii="Times New Roman" w:eastAsia="Times New Roman" w:hAnsi="Times New Roman" w:cs="Times New Roman"/>
          <w:b/>
          <w:bCs/>
        </w:rPr>
      </w:pPr>
      <w:proofErr w:type="spellStart"/>
      <w:r w:rsidRPr="2F6AFE9C">
        <w:rPr>
          <w:rFonts w:ascii="Times New Roman" w:eastAsia="Times New Roman" w:hAnsi="Times New Roman" w:cs="Times New Roman"/>
          <w:b/>
          <w:bCs/>
        </w:rPr>
        <w:t>GreenGrass</w:t>
      </w:r>
      <w:proofErr w:type="spellEnd"/>
      <w:r w:rsidRPr="2F6AFE9C">
        <w:rPr>
          <w:rFonts w:ascii="Times New Roman" w:eastAsia="Times New Roman" w:hAnsi="Times New Roman" w:cs="Times New Roman"/>
          <w:b/>
          <w:bCs/>
        </w:rPr>
        <w:t xml:space="preserve"> Storage:</w:t>
      </w:r>
    </w:p>
    <w:p w14:paraId="29C0A574" w14:textId="2C0D32CB" w:rsidR="56A89546" w:rsidRDefault="56A89546" w:rsidP="2F6AFE9C">
      <w:pPr>
        <w:rPr>
          <w:rFonts w:ascii="Times New Roman" w:eastAsia="Times New Roman" w:hAnsi="Times New Roman" w:cs="Times New Roman"/>
        </w:rPr>
      </w:pPr>
      <w:r w:rsidRPr="2F6AFE9C">
        <w:rPr>
          <w:rFonts w:ascii="Times New Roman" w:eastAsia="Times New Roman" w:hAnsi="Times New Roman" w:cs="Times New Roman"/>
        </w:rPr>
        <w:t xml:space="preserve">All the data from these </w:t>
      </w:r>
      <w:proofErr w:type="gramStart"/>
      <w:r w:rsidRPr="2F6AFE9C">
        <w:rPr>
          <w:rFonts w:ascii="Times New Roman" w:eastAsia="Times New Roman" w:hAnsi="Times New Roman" w:cs="Times New Roman"/>
        </w:rPr>
        <w:t>on-premise</w:t>
      </w:r>
      <w:proofErr w:type="gramEnd"/>
      <w:r w:rsidRPr="2F6AFE9C">
        <w:rPr>
          <w:rFonts w:ascii="Times New Roman" w:eastAsia="Times New Roman" w:hAnsi="Times New Roman" w:cs="Times New Roman"/>
        </w:rPr>
        <w:t xml:space="preserve"> devices will be stored in a primary data lake </w:t>
      </w:r>
      <w:r w:rsidR="1CCC1DD2" w:rsidRPr="2F6AFE9C">
        <w:rPr>
          <w:rFonts w:ascii="Times New Roman" w:eastAsia="Times New Roman" w:hAnsi="Times New Roman" w:cs="Times New Roman"/>
        </w:rPr>
        <w:t xml:space="preserve">in an S3 bucket </w:t>
      </w:r>
      <w:r w:rsidRPr="2F6AFE9C">
        <w:rPr>
          <w:rFonts w:ascii="Times New Roman" w:eastAsia="Times New Roman" w:hAnsi="Times New Roman" w:cs="Times New Roman"/>
        </w:rPr>
        <w:t xml:space="preserve">that will be the basis for all the </w:t>
      </w:r>
      <w:r w:rsidR="5B607059" w:rsidRPr="2F6AFE9C">
        <w:rPr>
          <w:rFonts w:ascii="Times New Roman" w:eastAsia="Times New Roman" w:hAnsi="Times New Roman" w:cs="Times New Roman"/>
        </w:rPr>
        <w:t>other pipelines storage as well. However, the storage of the metadata from these devices will be stored</w:t>
      </w:r>
      <w:r w:rsidR="19AE28E7" w:rsidRPr="2F6AFE9C">
        <w:rPr>
          <w:rFonts w:ascii="Times New Roman" w:eastAsia="Times New Roman" w:hAnsi="Times New Roman" w:cs="Times New Roman"/>
        </w:rPr>
        <w:t xml:space="preserve"> </w:t>
      </w:r>
      <w:r w:rsidR="1BAC0EEE" w:rsidRPr="2F6AFE9C">
        <w:rPr>
          <w:rFonts w:ascii="Times New Roman" w:eastAsia="Times New Roman" w:hAnsi="Times New Roman" w:cs="Times New Roman"/>
        </w:rPr>
        <w:t>separately</w:t>
      </w:r>
      <w:r w:rsidR="19AE28E7" w:rsidRPr="2F6AFE9C">
        <w:rPr>
          <w:rFonts w:ascii="Times New Roman" w:eastAsia="Times New Roman" w:hAnsi="Times New Roman" w:cs="Times New Roman"/>
        </w:rPr>
        <w:t xml:space="preserve">. The metadata will be pushed via an amazon API gateway and further processed via amazon lambda, </w:t>
      </w:r>
      <w:r w:rsidR="1375716A" w:rsidRPr="2F6AFE9C">
        <w:rPr>
          <w:rFonts w:ascii="Times New Roman" w:eastAsia="Times New Roman" w:hAnsi="Times New Roman" w:cs="Times New Roman"/>
        </w:rPr>
        <w:t>after which</w:t>
      </w:r>
      <w:r w:rsidR="19AE28E7" w:rsidRPr="2F6AFE9C">
        <w:rPr>
          <w:rFonts w:ascii="Times New Roman" w:eastAsia="Times New Roman" w:hAnsi="Times New Roman" w:cs="Times New Roman"/>
        </w:rPr>
        <w:t xml:space="preserve"> it will reach its fin</w:t>
      </w:r>
      <w:r w:rsidR="6192DC78" w:rsidRPr="2F6AFE9C">
        <w:rPr>
          <w:rFonts w:ascii="Times New Roman" w:eastAsia="Times New Roman" w:hAnsi="Times New Roman" w:cs="Times New Roman"/>
        </w:rPr>
        <w:t>al storage destination of Amazon Dynamo DB.</w:t>
      </w:r>
      <w:r w:rsidR="105430A7" w:rsidRPr="2F6AFE9C">
        <w:rPr>
          <w:rFonts w:ascii="Times New Roman" w:eastAsia="Times New Roman" w:hAnsi="Times New Roman" w:cs="Times New Roman"/>
        </w:rPr>
        <w:t xml:space="preserve"> </w:t>
      </w:r>
      <w:r w:rsidR="16243AB2" w:rsidRPr="2F6AFE9C">
        <w:rPr>
          <w:rFonts w:ascii="Times New Roman" w:eastAsia="Times New Roman" w:hAnsi="Times New Roman" w:cs="Times New Roman"/>
        </w:rPr>
        <w:t xml:space="preserve">The purpose of this is to ensure the secure storage of this metadata for the future use and analysis of the streaming data. </w:t>
      </w:r>
      <w:r w:rsidR="19147643" w:rsidRPr="2F6AFE9C">
        <w:rPr>
          <w:rFonts w:ascii="Times New Roman" w:eastAsia="Times New Roman" w:hAnsi="Times New Roman" w:cs="Times New Roman"/>
        </w:rPr>
        <w:t xml:space="preserve">In a broad sense the data from </w:t>
      </w:r>
      <w:proofErr w:type="spellStart"/>
      <w:r w:rsidR="19147643" w:rsidRPr="2F6AFE9C">
        <w:rPr>
          <w:rFonts w:ascii="Times New Roman" w:eastAsia="Times New Roman" w:hAnsi="Times New Roman" w:cs="Times New Roman"/>
        </w:rPr>
        <w:t>GreenGrass</w:t>
      </w:r>
      <w:proofErr w:type="spellEnd"/>
      <w:r w:rsidR="19147643" w:rsidRPr="2F6AFE9C">
        <w:rPr>
          <w:rFonts w:ascii="Times New Roman" w:eastAsia="Times New Roman" w:hAnsi="Times New Roman" w:cs="Times New Roman"/>
        </w:rPr>
        <w:t xml:space="preserve"> will flow following the pattern in figure 1 below.</w:t>
      </w:r>
    </w:p>
    <w:p w14:paraId="024AA28B" w14:textId="77777777" w:rsidR="00873088" w:rsidRDefault="00873088" w:rsidP="2F6AFE9C">
      <w:pPr>
        <w:rPr>
          <w:rFonts w:ascii="Times New Roman" w:eastAsia="Times New Roman" w:hAnsi="Times New Roman" w:cs="Times New Roman"/>
        </w:rPr>
      </w:pPr>
    </w:p>
    <w:p w14:paraId="328F56CD" w14:textId="77777777" w:rsidR="00873088" w:rsidRDefault="00873088" w:rsidP="2F6AFE9C">
      <w:pPr>
        <w:rPr>
          <w:rFonts w:ascii="Times New Roman" w:eastAsia="Times New Roman" w:hAnsi="Times New Roman" w:cs="Times New Roman"/>
        </w:rPr>
      </w:pPr>
    </w:p>
    <w:p w14:paraId="0932A984" w14:textId="49C99206" w:rsidR="0D5009A3" w:rsidRDefault="0D5009A3" w:rsidP="2F6AFE9C">
      <w:pPr>
        <w:rPr>
          <w:rFonts w:ascii="Times New Roman" w:eastAsia="Times New Roman" w:hAnsi="Times New Roman" w:cs="Times New Roman"/>
        </w:rPr>
      </w:pPr>
    </w:p>
    <w:p w14:paraId="3644B5F4" w14:textId="57F1177F" w:rsidR="433BDAF8" w:rsidRDefault="433BDAF8" w:rsidP="2F6AFE9C">
      <w:pPr>
        <w:rPr>
          <w:rFonts w:ascii="Times New Roman" w:eastAsia="Times New Roman" w:hAnsi="Times New Roman" w:cs="Times New Roman"/>
          <w:b/>
          <w:bCs/>
          <w:i/>
          <w:iCs/>
        </w:rPr>
      </w:pPr>
      <w:r w:rsidRPr="2F6AFE9C">
        <w:rPr>
          <w:rFonts w:ascii="Times New Roman" w:eastAsia="Times New Roman" w:hAnsi="Times New Roman" w:cs="Times New Roman"/>
          <w:b/>
          <w:bCs/>
          <w:i/>
          <w:iCs/>
        </w:rPr>
        <w:t>Figure 1</w:t>
      </w:r>
      <w:r w:rsidR="6A287CC3" w:rsidRPr="2F6AFE9C">
        <w:rPr>
          <w:rFonts w:ascii="Times New Roman" w:eastAsia="Times New Roman" w:hAnsi="Times New Roman" w:cs="Times New Roman"/>
          <w:b/>
          <w:bCs/>
          <w:i/>
          <w:iCs/>
        </w:rPr>
        <w:t xml:space="preserve"> (ML omitted for simplicity)</w:t>
      </w:r>
      <w:r w:rsidRPr="2F6AFE9C">
        <w:rPr>
          <w:rFonts w:ascii="Times New Roman" w:eastAsia="Times New Roman" w:hAnsi="Times New Roman" w:cs="Times New Roman"/>
          <w:b/>
          <w:bCs/>
          <w:i/>
          <w:iCs/>
        </w:rPr>
        <w:t>:</w:t>
      </w:r>
    </w:p>
    <w:p w14:paraId="65112736" w14:textId="57FA9F17" w:rsidR="1F9DE127" w:rsidRDefault="1F9DE127" w:rsidP="2F6AFE9C">
      <w:pPr>
        <w:rPr>
          <w:rFonts w:ascii="Times New Roman" w:eastAsia="Times New Roman" w:hAnsi="Times New Roman" w:cs="Times New Roman"/>
        </w:rPr>
      </w:pPr>
      <w:r>
        <w:rPr>
          <w:noProof/>
        </w:rPr>
        <w:drawing>
          <wp:inline distT="0" distB="0" distL="0" distR="0" wp14:anchorId="6C2D3A58" wp14:editId="78664589">
            <wp:extent cx="5943600" cy="1657350"/>
            <wp:effectExtent l="0" t="0" r="0" b="0"/>
            <wp:docPr id="499786980" name="Picture 499786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657350"/>
                    </a:xfrm>
                    <a:prstGeom prst="rect">
                      <a:avLst/>
                    </a:prstGeom>
                  </pic:spPr>
                </pic:pic>
              </a:graphicData>
            </a:graphic>
          </wp:inline>
        </w:drawing>
      </w:r>
    </w:p>
    <w:p w14:paraId="6C330D26" w14:textId="20EA266F" w:rsidR="1F9DE127" w:rsidRDefault="1F9DE127" w:rsidP="2F6AFE9C">
      <w:pPr>
        <w:rPr>
          <w:rFonts w:ascii="Times New Roman" w:eastAsia="Times New Roman" w:hAnsi="Times New Roman" w:cs="Times New Roman"/>
          <w:b/>
          <w:bCs/>
        </w:rPr>
      </w:pPr>
      <w:r w:rsidRPr="2F6AFE9C">
        <w:rPr>
          <w:rFonts w:ascii="Times New Roman" w:eastAsia="Times New Roman" w:hAnsi="Times New Roman" w:cs="Times New Roman"/>
          <w:b/>
          <w:bCs/>
        </w:rPr>
        <w:t>Handling of Other Streaming Sources:</w:t>
      </w:r>
    </w:p>
    <w:p w14:paraId="57A68AB3" w14:textId="71D150B4" w:rsidR="1F9DE127" w:rsidRDefault="1F9DE127" w:rsidP="2F6AFE9C">
      <w:pPr>
        <w:rPr>
          <w:rFonts w:ascii="Times New Roman" w:eastAsia="Times New Roman" w:hAnsi="Times New Roman" w:cs="Times New Roman"/>
        </w:rPr>
      </w:pPr>
      <w:r w:rsidRPr="2F6AFE9C">
        <w:rPr>
          <w:rFonts w:ascii="Times New Roman" w:eastAsia="Times New Roman" w:hAnsi="Times New Roman" w:cs="Times New Roman"/>
        </w:rPr>
        <w:t xml:space="preserve">To handle the ingestion and storage of data from patient wearable devices, social </w:t>
      </w:r>
      <w:r w:rsidR="53FD3D41" w:rsidRPr="2F6AFE9C">
        <w:rPr>
          <w:rFonts w:ascii="Times New Roman" w:eastAsia="Times New Roman" w:hAnsi="Times New Roman" w:cs="Times New Roman"/>
        </w:rPr>
        <w:t>media,</w:t>
      </w:r>
      <w:r w:rsidRPr="2F6AFE9C">
        <w:rPr>
          <w:rFonts w:ascii="Times New Roman" w:eastAsia="Times New Roman" w:hAnsi="Times New Roman" w:cs="Times New Roman"/>
        </w:rPr>
        <w:t xml:space="preserve"> and network streaming platforms we p</w:t>
      </w:r>
      <w:r w:rsidR="1E484205" w:rsidRPr="2F6AFE9C">
        <w:rPr>
          <w:rFonts w:ascii="Times New Roman" w:eastAsia="Times New Roman" w:hAnsi="Times New Roman" w:cs="Times New Roman"/>
        </w:rPr>
        <w:t xml:space="preserve">ropose initializing and utilizing Amazons IoT Core service platform because </w:t>
      </w:r>
      <w:r w:rsidR="27673225" w:rsidRPr="2F6AFE9C">
        <w:rPr>
          <w:rFonts w:ascii="Times New Roman" w:eastAsia="Times New Roman" w:hAnsi="Times New Roman" w:cs="Times New Roman"/>
        </w:rPr>
        <w:t xml:space="preserve">while patient </w:t>
      </w:r>
      <w:r w:rsidR="1E484205" w:rsidRPr="2F6AFE9C">
        <w:rPr>
          <w:rFonts w:ascii="Times New Roman" w:eastAsia="Times New Roman" w:hAnsi="Times New Roman" w:cs="Times New Roman"/>
        </w:rPr>
        <w:t xml:space="preserve">devices are not as heavily </w:t>
      </w:r>
      <w:r w:rsidR="18A21F39" w:rsidRPr="2F6AFE9C">
        <w:rPr>
          <w:rFonts w:ascii="Times New Roman" w:eastAsia="Times New Roman" w:hAnsi="Times New Roman" w:cs="Times New Roman"/>
        </w:rPr>
        <w:t>regulated,</w:t>
      </w:r>
      <w:r w:rsidR="1E484205" w:rsidRPr="2F6AFE9C">
        <w:rPr>
          <w:rFonts w:ascii="Times New Roman" w:eastAsia="Times New Roman" w:hAnsi="Times New Roman" w:cs="Times New Roman"/>
        </w:rPr>
        <w:t xml:space="preserve"> </w:t>
      </w:r>
      <w:r w:rsidR="5299FCF7" w:rsidRPr="2F6AFE9C">
        <w:rPr>
          <w:rFonts w:ascii="Times New Roman" w:eastAsia="Times New Roman" w:hAnsi="Times New Roman" w:cs="Times New Roman"/>
        </w:rPr>
        <w:t>they</w:t>
      </w:r>
      <w:r w:rsidR="3EB639DD" w:rsidRPr="2F6AFE9C">
        <w:rPr>
          <w:rFonts w:ascii="Times New Roman" w:eastAsia="Times New Roman" w:hAnsi="Times New Roman" w:cs="Times New Roman"/>
        </w:rPr>
        <w:t xml:space="preserve"> still contain firewalls</w:t>
      </w:r>
      <w:r w:rsidR="1E484205" w:rsidRPr="2F6AFE9C">
        <w:rPr>
          <w:rFonts w:ascii="Times New Roman" w:eastAsia="Times New Roman" w:hAnsi="Times New Roman" w:cs="Times New Roman"/>
        </w:rPr>
        <w:t>. That does not mean we</w:t>
      </w:r>
      <w:r w:rsidR="3210A771" w:rsidRPr="2F6AFE9C">
        <w:rPr>
          <w:rFonts w:ascii="Times New Roman" w:eastAsia="Times New Roman" w:hAnsi="Times New Roman" w:cs="Times New Roman"/>
        </w:rPr>
        <w:t xml:space="preserve"> propose sacrificing security as the metadata from these devices will be stored in </w:t>
      </w:r>
      <w:r w:rsidR="250ED00C" w:rsidRPr="2F6AFE9C">
        <w:rPr>
          <w:rFonts w:ascii="Times New Roman" w:eastAsia="Times New Roman" w:hAnsi="Times New Roman" w:cs="Times New Roman"/>
        </w:rPr>
        <w:t>the same</w:t>
      </w:r>
      <w:r w:rsidR="3210A771" w:rsidRPr="2F6AFE9C">
        <w:rPr>
          <w:rFonts w:ascii="Times New Roman" w:eastAsia="Times New Roman" w:hAnsi="Times New Roman" w:cs="Times New Roman"/>
        </w:rPr>
        <w:t xml:space="preserve"> manner as those from on-prem devices. </w:t>
      </w:r>
    </w:p>
    <w:p w14:paraId="551E1E40" w14:textId="3E518DC3" w:rsidR="0D5009A3" w:rsidRDefault="0D5009A3" w:rsidP="2F6AFE9C">
      <w:pPr>
        <w:rPr>
          <w:rFonts w:ascii="Times New Roman" w:eastAsia="Times New Roman" w:hAnsi="Times New Roman" w:cs="Times New Roman"/>
        </w:rPr>
      </w:pPr>
    </w:p>
    <w:p w14:paraId="54CED600" w14:textId="040EF656" w:rsidR="32FACD10" w:rsidRDefault="32FACD10" w:rsidP="2F6AFE9C">
      <w:pPr>
        <w:rPr>
          <w:rFonts w:ascii="Times New Roman" w:eastAsia="Times New Roman" w:hAnsi="Times New Roman" w:cs="Times New Roman"/>
          <w:b/>
          <w:bCs/>
        </w:rPr>
      </w:pPr>
      <w:r w:rsidRPr="2F6AFE9C">
        <w:rPr>
          <w:rFonts w:ascii="Times New Roman" w:eastAsia="Times New Roman" w:hAnsi="Times New Roman" w:cs="Times New Roman"/>
          <w:b/>
          <w:bCs/>
        </w:rPr>
        <w:t>Benefits and Downstream integration via Amazon IoT core:</w:t>
      </w:r>
    </w:p>
    <w:p w14:paraId="38F7D56A" w14:textId="02AF5B61" w:rsidR="2C131BFD" w:rsidRDefault="2C131BFD" w:rsidP="2F6AFE9C">
      <w:pPr>
        <w:pStyle w:val="ListParagraph"/>
        <w:rPr>
          <w:rFonts w:ascii="Times New Roman" w:eastAsia="Times New Roman" w:hAnsi="Times New Roman" w:cs="Times New Roman"/>
          <w:b/>
          <w:bCs/>
        </w:rPr>
      </w:pPr>
      <w:r w:rsidRPr="2F6AFE9C">
        <w:rPr>
          <w:rFonts w:ascii="Times New Roman" w:eastAsia="Times New Roman" w:hAnsi="Times New Roman" w:cs="Times New Roman"/>
          <w:b/>
          <w:bCs/>
        </w:rPr>
        <w:t>Benefits:</w:t>
      </w:r>
    </w:p>
    <w:p w14:paraId="666A4B41" w14:textId="5263BAC0" w:rsidR="6093FF7C" w:rsidRDefault="6093FF7C" w:rsidP="002E298C">
      <w:pPr>
        <w:pStyle w:val="ListParagraph"/>
        <w:numPr>
          <w:ilvl w:val="0"/>
          <w:numId w:val="26"/>
        </w:numPr>
        <w:rPr>
          <w:rFonts w:ascii="Times New Roman" w:eastAsia="Times New Roman" w:hAnsi="Times New Roman" w:cs="Times New Roman"/>
        </w:rPr>
      </w:pPr>
      <w:r w:rsidRPr="2F6AFE9C">
        <w:rPr>
          <w:rFonts w:ascii="Times New Roman" w:eastAsia="Times New Roman" w:hAnsi="Times New Roman" w:cs="Times New Roman"/>
        </w:rPr>
        <w:t>Allows for the ingestion and processing of telemetry data from these devices using MQTT c</w:t>
      </w:r>
      <w:r w:rsidR="26091A32" w:rsidRPr="2F6AFE9C">
        <w:rPr>
          <w:rFonts w:ascii="Times New Roman" w:eastAsia="Times New Roman" w:hAnsi="Times New Roman" w:cs="Times New Roman"/>
        </w:rPr>
        <w:t>onnection pathways.</w:t>
      </w:r>
    </w:p>
    <w:p w14:paraId="6BA16117" w14:textId="369455EB" w:rsidR="4307B18B" w:rsidRDefault="4307B18B" w:rsidP="002E298C">
      <w:pPr>
        <w:pStyle w:val="ListParagraph"/>
        <w:numPr>
          <w:ilvl w:val="1"/>
          <w:numId w:val="27"/>
        </w:numPr>
        <w:rPr>
          <w:rFonts w:ascii="Times New Roman" w:eastAsia="Times New Roman" w:hAnsi="Times New Roman" w:cs="Times New Roman"/>
        </w:rPr>
      </w:pPr>
      <w:r w:rsidRPr="2F6AFE9C">
        <w:rPr>
          <w:rFonts w:ascii="Times New Roman" w:eastAsia="Times New Roman" w:hAnsi="Times New Roman" w:cs="Times New Roman"/>
        </w:rPr>
        <w:t>MQTT is a standard pathway for connection for machine-to-machine communication. This will allow on prem devices to intake and</w:t>
      </w:r>
      <w:r w:rsidR="724958CA" w:rsidRPr="2F6AFE9C">
        <w:rPr>
          <w:rFonts w:ascii="Times New Roman" w:eastAsia="Times New Roman" w:hAnsi="Times New Roman" w:cs="Times New Roman"/>
        </w:rPr>
        <w:t xml:space="preserve"> communicate with patient devices for monitoring and downstream event detection.</w:t>
      </w:r>
    </w:p>
    <w:p w14:paraId="54AA2984" w14:textId="3B6EF5F7" w:rsidR="724958CA" w:rsidRDefault="724958CA" w:rsidP="002E298C">
      <w:pPr>
        <w:pStyle w:val="ListParagraph"/>
        <w:numPr>
          <w:ilvl w:val="1"/>
          <w:numId w:val="27"/>
        </w:numPr>
        <w:rPr>
          <w:rFonts w:ascii="Times New Roman" w:eastAsia="Times New Roman" w:hAnsi="Times New Roman" w:cs="Times New Roman"/>
        </w:rPr>
      </w:pPr>
      <w:r w:rsidRPr="2F6AFE9C">
        <w:rPr>
          <w:rFonts w:ascii="Times New Roman" w:eastAsia="Times New Roman" w:hAnsi="Times New Roman" w:cs="Times New Roman"/>
        </w:rPr>
        <w:t>MQTT requires minimal resources as most control messages only require as little as two data bytes to send</w:t>
      </w:r>
      <w:r w:rsidR="5B0D7D8E" w:rsidRPr="2F6AFE9C">
        <w:rPr>
          <w:rFonts w:ascii="Times New Roman" w:eastAsia="Times New Roman" w:hAnsi="Times New Roman" w:cs="Times New Roman"/>
        </w:rPr>
        <w:t>.</w:t>
      </w:r>
    </w:p>
    <w:p w14:paraId="37B24366" w14:textId="73802096" w:rsidR="3ADD0C16" w:rsidRDefault="3ADD0C16" w:rsidP="2F6AFE9C">
      <w:pPr>
        <w:ind w:left="720"/>
        <w:rPr>
          <w:rFonts w:ascii="Times New Roman" w:eastAsia="Times New Roman" w:hAnsi="Times New Roman" w:cs="Times New Roman"/>
          <w:b/>
          <w:bCs/>
        </w:rPr>
      </w:pPr>
      <w:r w:rsidRPr="2F6AFE9C">
        <w:rPr>
          <w:rFonts w:ascii="Times New Roman" w:eastAsia="Times New Roman" w:hAnsi="Times New Roman" w:cs="Times New Roman"/>
          <w:b/>
          <w:bCs/>
        </w:rPr>
        <w:t>Downstream Connections:</w:t>
      </w:r>
    </w:p>
    <w:p w14:paraId="38431402" w14:textId="1C2BEFB2" w:rsidR="7173B512" w:rsidRDefault="7173B512" w:rsidP="002E298C">
      <w:pPr>
        <w:pStyle w:val="ListParagraph"/>
        <w:numPr>
          <w:ilvl w:val="0"/>
          <w:numId w:val="24"/>
        </w:numPr>
        <w:rPr>
          <w:rFonts w:ascii="Times New Roman" w:eastAsia="Times New Roman" w:hAnsi="Times New Roman" w:cs="Times New Roman"/>
        </w:rPr>
      </w:pPr>
      <w:r w:rsidRPr="2F6AFE9C">
        <w:rPr>
          <w:rFonts w:ascii="Times New Roman" w:eastAsia="Times New Roman" w:hAnsi="Times New Roman" w:cs="Times New Roman"/>
        </w:rPr>
        <w:t>Patient wearable devices are instrumental in continuous health monitoring, yet they can encounter complex events that may compromise data integrity and patient safety. AWS IoT Core, Amazon Timestream, AWS IoT Events, and Amazon Simple Notification Service can collaboratively detect and address such issues.</w:t>
      </w:r>
    </w:p>
    <w:p w14:paraId="7FEA42D8" w14:textId="57F47C6F" w:rsidR="7173B512" w:rsidRDefault="7173B512" w:rsidP="002E298C">
      <w:pPr>
        <w:pStyle w:val="ListParagraph"/>
        <w:numPr>
          <w:ilvl w:val="0"/>
          <w:numId w:val="23"/>
        </w:numPr>
        <w:spacing w:before="240" w:after="240"/>
        <w:rPr>
          <w:rFonts w:ascii="Times New Roman" w:eastAsia="Times New Roman" w:hAnsi="Times New Roman" w:cs="Times New Roman"/>
          <w:b/>
          <w:bCs/>
        </w:rPr>
      </w:pPr>
      <w:r w:rsidRPr="2F6AFE9C">
        <w:rPr>
          <w:rFonts w:ascii="Times New Roman" w:eastAsia="Times New Roman" w:hAnsi="Times New Roman" w:cs="Times New Roman"/>
          <w:b/>
          <w:bCs/>
        </w:rPr>
        <w:t>Potential Complex Events in Patient Wearable Devices:</w:t>
      </w:r>
    </w:p>
    <w:p w14:paraId="3107CE57" w14:textId="414CECCE" w:rsidR="7173B512" w:rsidRDefault="7173B512" w:rsidP="002E298C">
      <w:pPr>
        <w:pStyle w:val="ListParagraph"/>
        <w:numPr>
          <w:ilvl w:val="0"/>
          <w:numId w:val="25"/>
        </w:numPr>
        <w:spacing w:before="240" w:after="240"/>
        <w:rPr>
          <w:rFonts w:ascii="Times New Roman" w:eastAsia="Times New Roman" w:hAnsi="Times New Roman" w:cs="Times New Roman"/>
          <w:b/>
          <w:bCs/>
        </w:rPr>
      </w:pPr>
      <w:r w:rsidRPr="2F6AFE9C">
        <w:rPr>
          <w:rFonts w:ascii="Times New Roman" w:eastAsia="Times New Roman" w:hAnsi="Times New Roman" w:cs="Times New Roman"/>
          <w:b/>
          <w:bCs/>
        </w:rPr>
        <w:t>Sensor Malfunctions:</w:t>
      </w:r>
    </w:p>
    <w:p w14:paraId="37657EE1" w14:textId="3031DE60" w:rsidR="7173B512" w:rsidRDefault="7173B512" w:rsidP="002E298C">
      <w:pPr>
        <w:pStyle w:val="ListParagraph"/>
        <w:numPr>
          <w:ilvl w:val="1"/>
          <w:numId w:val="25"/>
        </w:numPr>
        <w:rPr>
          <w:rFonts w:ascii="Times New Roman" w:eastAsia="Times New Roman" w:hAnsi="Times New Roman" w:cs="Times New Roman"/>
        </w:rPr>
      </w:pPr>
      <w:r w:rsidRPr="2F6AFE9C">
        <w:rPr>
          <w:rFonts w:ascii="Times New Roman" w:eastAsia="Times New Roman" w:hAnsi="Times New Roman" w:cs="Times New Roman"/>
        </w:rPr>
        <w:t xml:space="preserve">Sensor failures can cause incomplete, </w:t>
      </w:r>
      <w:r w:rsidR="78443C84" w:rsidRPr="2F6AFE9C">
        <w:rPr>
          <w:rFonts w:ascii="Times New Roman" w:eastAsia="Times New Roman" w:hAnsi="Times New Roman" w:cs="Times New Roman"/>
        </w:rPr>
        <w:t>missing,</w:t>
      </w:r>
      <w:r w:rsidRPr="2F6AFE9C">
        <w:rPr>
          <w:rFonts w:ascii="Times New Roman" w:eastAsia="Times New Roman" w:hAnsi="Times New Roman" w:cs="Times New Roman"/>
        </w:rPr>
        <w:t xml:space="preserve"> or inconsistent data for these devices and can cause </w:t>
      </w:r>
      <w:r w:rsidR="6DF09544" w:rsidRPr="2F6AFE9C">
        <w:rPr>
          <w:rFonts w:ascii="Times New Roman" w:eastAsia="Times New Roman" w:hAnsi="Times New Roman" w:cs="Times New Roman"/>
        </w:rPr>
        <w:t>interruptions</w:t>
      </w:r>
      <w:r w:rsidRPr="2F6AFE9C">
        <w:rPr>
          <w:rFonts w:ascii="Times New Roman" w:eastAsia="Times New Roman" w:hAnsi="Times New Roman" w:cs="Times New Roman"/>
        </w:rPr>
        <w:t xml:space="preserve"> in service</w:t>
      </w:r>
      <w:r w:rsidR="3B284339" w:rsidRPr="2F6AFE9C">
        <w:rPr>
          <w:rFonts w:ascii="Times New Roman" w:eastAsia="Times New Roman" w:hAnsi="Times New Roman" w:cs="Times New Roman"/>
        </w:rPr>
        <w:t xml:space="preserve"> (IoT for All)</w:t>
      </w:r>
      <w:r w:rsidRPr="2F6AFE9C">
        <w:rPr>
          <w:rFonts w:ascii="Times New Roman" w:eastAsia="Times New Roman" w:hAnsi="Times New Roman" w:cs="Times New Roman"/>
        </w:rPr>
        <w:t>.</w:t>
      </w:r>
      <w:r w:rsidR="68A75EE4" w:rsidRPr="2F6AFE9C">
        <w:rPr>
          <w:rFonts w:ascii="Times New Roman" w:eastAsia="Times New Roman" w:hAnsi="Times New Roman" w:cs="Times New Roman"/>
        </w:rPr>
        <w:t xml:space="preserve"> </w:t>
      </w:r>
    </w:p>
    <w:p w14:paraId="357F1E85" w14:textId="481E5A15" w:rsidR="7173B512" w:rsidRDefault="7173B512" w:rsidP="2F6AFE9C">
      <w:pPr>
        <w:pStyle w:val="ListParagraph"/>
        <w:spacing w:before="240" w:after="240"/>
        <w:ind w:left="1440"/>
        <w:rPr>
          <w:rFonts w:ascii="Times New Roman" w:eastAsia="Times New Roman" w:hAnsi="Times New Roman" w:cs="Times New Roman"/>
          <w:b/>
          <w:bCs/>
        </w:rPr>
      </w:pPr>
      <w:r w:rsidRPr="2F6AFE9C">
        <w:rPr>
          <w:rFonts w:ascii="Times New Roman" w:eastAsia="Times New Roman" w:hAnsi="Times New Roman" w:cs="Times New Roman"/>
          <w:b/>
          <w:bCs/>
        </w:rPr>
        <w:t>Data Transmission Failures:</w:t>
      </w:r>
    </w:p>
    <w:p w14:paraId="5A0B3195" w14:textId="0E439362" w:rsidR="6C1209BE" w:rsidRDefault="6C1209BE" w:rsidP="002E298C">
      <w:pPr>
        <w:pStyle w:val="ListParagraph"/>
        <w:numPr>
          <w:ilvl w:val="1"/>
          <w:numId w:val="25"/>
        </w:numPr>
        <w:rPr>
          <w:rFonts w:ascii="Times New Roman" w:eastAsia="Times New Roman" w:hAnsi="Times New Roman" w:cs="Times New Roman"/>
        </w:rPr>
      </w:pPr>
      <w:r w:rsidRPr="2F6AFE9C">
        <w:rPr>
          <w:rFonts w:ascii="Times New Roman" w:eastAsia="Times New Roman" w:hAnsi="Times New Roman" w:cs="Times New Roman"/>
        </w:rPr>
        <w:t>Issues with network connectivity can also cause interruptions and incomplete or missing data that requires prompt response by healthcare providers (MDPI</w:t>
      </w:r>
      <w:r w:rsidR="1DC289B7" w:rsidRPr="2F6AFE9C">
        <w:rPr>
          <w:rFonts w:ascii="Times New Roman" w:eastAsia="Times New Roman" w:hAnsi="Times New Roman" w:cs="Times New Roman"/>
        </w:rPr>
        <w:t>, 2023)</w:t>
      </w:r>
      <w:r w:rsidRPr="2F6AFE9C">
        <w:rPr>
          <w:rFonts w:ascii="Times New Roman" w:eastAsia="Times New Roman" w:hAnsi="Times New Roman" w:cs="Times New Roman"/>
        </w:rPr>
        <w:t>.</w:t>
      </w:r>
    </w:p>
    <w:p w14:paraId="565C51EF" w14:textId="1D929C19" w:rsidR="7173B512" w:rsidRDefault="7173B512" w:rsidP="002E298C">
      <w:pPr>
        <w:pStyle w:val="ListParagraph"/>
        <w:numPr>
          <w:ilvl w:val="0"/>
          <w:numId w:val="25"/>
        </w:numPr>
        <w:spacing w:before="240" w:after="240"/>
        <w:rPr>
          <w:rFonts w:ascii="Times New Roman" w:eastAsia="Times New Roman" w:hAnsi="Times New Roman" w:cs="Times New Roman"/>
          <w:b/>
          <w:bCs/>
        </w:rPr>
      </w:pPr>
      <w:r w:rsidRPr="2F6AFE9C">
        <w:rPr>
          <w:rFonts w:ascii="Times New Roman" w:eastAsia="Times New Roman" w:hAnsi="Times New Roman" w:cs="Times New Roman"/>
          <w:b/>
          <w:bCs/>
        </w:rPr>
        <w:t>Battery Depletion:</w:t>
      </w:r>
    </w:p>
    <w:p w14:paraId="659CC588" w14:textId="58FED614" w:rsidR="6E70E97E" w:rsidRDefault="6E70E97E" w:rsidP="002E298C">
      <w:pPr>
        <w:pStyle w:val="ListParagraph"/>
        <w:numPr>
          <w:ilvl w:val="1"/>
          <w:numId w:val="25"/>
        </w:numPr>
        <w:spacing w:line="259" w:lineRule="auto"/>
        <w:rPr>
          <w:rFonts w:ascii="Times New Roman" w:eastAsia="Times New Roman" w:hAnsi="Times New Roman" w:cs="Times New Roman"/>
        </w:rPr>
      </w:pPr>
      <w:r w:rsidRPr="2F6AFE9C">
        <w:rPr>
          <w:rFonts w:ascii="Times New Roman" w:eastAsia="Times New Roman" w:hAnsi="Times New Roman" w:cs="Times New Roman"/>
        </w:rPr>
        <w:t xml:space="preserve">Unexpected battery </w:t>
      </w:r>
      <w:proofErr w:type="gramStart"/>
      <w:r w:rsidRPr="2F6AFE9C">
        <w:rPr>
          <w:rFonts w:ascii="Times New Roman" w:eastAsia="Times New Roman" w:hAnsi="Times New Roman" w:cs="Times New Roman"/>
        </w:rPr>
        <w:t>drain</w:t>
      </w:r>
      <w:proofErr w:type="gramEnd"/>
      <w:r w:rsidRPr="2F6AFE9C">
        <w:rPr>
          <w:rFonts w:ascii="Times New Roman" w:eastAsia="Times New Roman" w:hAnsi="Times New Roman" w:cs="Times New Roman"/>
        </w:rPr>
        <w:t xml:space="preserve"> or powering down of devices perhaps during sleep monitoring can cause for unexpected interruptions in monitoring</w:t>
      </w:r>
      <w:r w:rsidR="0A4883BE" w:rsidRPr="2F6AFE9C">
        <w:rPr>
          <w:rFonts w:ascii="Times New Roman" w:eastAsia="Times New Roman" w:hAnsi="Times New Roman" w:cs="Times New Roman"/>
        </w:rPr>
        <w:t xml:space="preserve"> (AMA, 2023)</w:t>
      </w:r>
      <w:r w:rsidRPr="2F6AFE9C">
        <w:rPr>
          <w:rFonts w:ascii="Times New Roman" w:eastAsia="Times New Roman" w:hAnsi="Times New Roman" w:cs="Times New Roman"/>
        </w:rPr>
        <w:t xml:space="preserve">. </w:t>
      </w:r>
    </w:p>
    <w:p w14:paraId="0E98BE7F" w14:textId="1B64A5A0" w:rsidR="6E70E97E" w:rsidRDefault="6E70E97E" w:rsidP="002E298C">
      <w:pPr>
        <w:pStyle w:val="ListParagraph"/>
        <w:numPr>
          <w:ilvl w:val="1"/>
          <w:numId w:val="25"/>
        </w:numPr>
        <w:spacing w:line="259" w:lineRule="auto"/>
        <w:rPr>
          <w:rFonts w:ascii="Times New Roman" w:eastAsia="Times New Roman" w:hAnsi="Times New Roman" w:cs="Times New Roman"/>
        </w:rPr>
      </w:pPr>
      <w:r w:rsidRPr="2F6AFE9C">
        <w:rPr>
          <w:rFonts w:ascii="Times New Roman" w:eastAsia="Times New Roman" w:hAnsi="Times New Roman" w:cs="Times New Roman"/>
        </w:rPr>
        <w:t>Communication to patients to change the battery or come in for service can be addressed promptly to ensure consistent tracking by healthcare providers.</w:t>
      </w:r>
    </w:p>
    <w:p w14:paraId="41C7AAD8" w14:textId="348078CC" w:rsidR="7173B512" w:rsidRDefault="7173B512" w:rsidP="2F6AFE9C">
      <w:pPr>
        <w:pStyle w:val="ListParagraph"/>
        <w:spacing w:before="240" w:after="240"/>
        <w:ind w:left="1440"/>
        <w:rPr>
          <w:rFonts w:ascii="Times New Roman" w:eastAsia="Times New Roman" w:hAnsi="Times New Roman" w:cs="Times New Roman"/>
          <w:b/>
          <w:bCs/>
        </w:rPr>
      </w:pPr>
      <w:r w:rsidRPr="2F6AFE9C">
        <w:rPr>
          <w:rFonts w:ascii="Times New Roman" w:eastAsia="Times New Roman" w:hAnsi="Times New Roman" w:cs="Times New Roman"/>
          <w:b/>
          <w:bCs/>
        </w:rPr>
        <w:t>Firmware or Software Errors:</w:t>
      </w:r>
    </w:p>
    <w:p w14:paraId="464C1542" w14:textId="161447C9" w:rsidR="6AC10C7B" w:rsidRDefault="6AC10C7B" w:rsidP="002E298C">
      <w:pPr>
        <w:pStyle w:val="ListParagraph"/>
        <w:numPr>
          <w:ilvl w:val="1"/>
          <w:numId w:val="25"/>
        </w:numPr>
        <w:spacing w:line="259" w:lineRule="auto"/>
        <w:rPr>
          <w:rFonts w:ascii="Times New Roman" w:eastAsia="Times New Roman" w:hAnsi="Times New Roman" w:cs="Times New Roman"/>
        </w:rPr>
      </w:pPr>
      <w:r w:rsidRPr="2F6AFE9C">
        <w:rPr>
          <w:rFonts w:ascii="Times New Roman" w:eastAsia="Times New Roman" w:hAnsi="Times New Roman" w:cs="Times New Roman"/>
        </w:rPr>
        <w:t>Bugs and defects in patient devices can cause inconsistencies in data monitoring and require quick response by healthcare providers.</w:t>
      </w:r>
    </w:p>
    <w:p w14:paraId="3B0381D3" w14:textId="16827E52" w:rsidR="0D5009A3" w:rsidRDefault="0D5009A3" w:rsidP="2F6AFE9C">
      <w:pPr>
        <w:spacing w:line="259" w:lineRule="auto"/>
        <w:rPr>
          <w:rFonts w:ascii="Times New Roman" w:eastAsia="Times New Roman" w:hAnsi="Times New Roman" w:cs="Times New Roman"/>
        </w:rPr>
      </w:pPr>
    </w:p>
    <w:p w14:paraId="60CA67E3" w14:textId="24C15268" w:rsidR="0ACFF65D" w:rsidRDefault="0ACFF65D" w:rsidP="2F6AFE9C">
      <w:pPr>
        <w:spacing w:line="259" w:lineRule="auto"/>
        <w:rPr>
          <w:rFonts w:ascii="Times New Roman" w:eastAsia="Times New Roman" w:hAnsi="Times New Roman" w:cs="Times New Roman"/>
          <w:b/>
          <w:bCs/>
        </w:rPr>
      </w:pPr>
      <w:r w:rsidRPr="2F6AFE9C">
        <w:rPr>
          <w:rFonts w:ascii="Times New Roman" w:eastAsia="Times New Roman" w:hAnsi="Times New Roman" w:cs="Times New Roman"/>
          <w:b/>
          <w:bCs/>
        </w:rPr>
        <w:t>Storage:</w:t>
      </w:r>
    </w:p>
    <w:p w14:paraId="67F14185" w14:textId="271A3ACF" w:rsidR="0ACFF65D" w:rsidRDefault="0ACFF65D" w:rsidP="2F6AFE9C">
      <w:pPr>
        <w:spacing w:line="259" w:lineRule="auto"/>
        <w:rPr>
          <w:rFonts w:ascii="Times New Roman" w:eastAsia="Times New Roman" w:hAnsi="Times New Roman" w:cs="Times New Roman"/>
        </w:rPr>
      </w:pPr>
      <w:r w:rsidRPr="2F6AFE9C">
        <w:rPr>
          <w:rFonts w:ascii="Times New Roman" w:eastAsia="Times New Roman" w:hAnsi="Times New Roman" w:cs="Times New Roman"/>
        </w:rPr>
        <w:t xml:space="preserve">As with </w:t>
      </w:r>
      <w:proofErr w:type="spellStart"/>
      <w:r w:rsidRPr="2F6AFE9C">
        <w:rPr>
          <w:rFonts w:ascii="Times New Roman" w:eastAsia="Times New Roman" w:hAnsi="Times New Roman" w:cs="Times New Roman"/>
        </w:rPr>
        <w:t>GreenGrass</w:t>
      </w:r>
      <w:proofErr w:type="spellEnd"/>
      <w:r w:rsidRPr="2F6AFE9C">
        <w:rPr>
          <w:rFonts w:ascii="Times New Roman" w:eastAsia="Times New Roman" w:hAnsi="Times New Roman" w:cs="Times New Roman"/>
        </w:rPr>
        <w:t xml:space="preserve">, the full set of streaming data from these sources will be sent to the data lake in S3 for quick analysis by the end business users via Amazon Athena and Amazon </w:t>
      </w:r>
      <w:proofErr w:type="spellStart"/>
      <w:r w:rsidRPr="2F6AFE9C">
        <w:rPr>
          <w:rFonts w:ascii="Times New Roman" w:eastAsia="Times New Roman" w:hAnsi="Times New Roman" w:cs="Times New Roman"/>
        </w:rPr>
        <w:t>Quicksight</w:t>
      </w:r>
      <w:proofErr w:type="spellEnd"/>
      <w:r w:rsidRPr="2F6AFE9C">
        <w:rPr>
          <w:rFonts w:ascii="Times New Roman" w:eastAsia="Times New Roman" w:hAnsi="Times New Roman" w:cs="Times New Roman"/>
        </w:rPr>
        <w:t xml:space="preserve"> and ML modeling by data engineers and scientists. The device meta data will be sent via the Amazon API Gateway and through Lambda for final storage in Dynamo DB.</w:t>
      </w:r>
      <w:r w:rsidR="08B593F5" w:rsidRPr="2F6AFE9C">
        <w:rPr>
          <w:rFonts w:ascii="Times New Roman" w:eastAsia="Times New Roman" w:hAnsi="Times New Roman" w:cs="Times New Roman"/>
        </w:rPr>
        <w:t xml:space="preserve"> Figure 2 below shows the pathway these sources will follow into our full architecture.</w:t>
      </w:r>
    </w:p>
    <w:p w14:paraId="318F1A8D" w14:textId="6C547EF0" w:rsidR="0D5009A3" w:rsidRDefault="0D5009A3" w:rsidP="0D5009A3">
      <w:pPr>
        <w:spacing w:line="259" w:lineRule="auto"/>
      </w:pPr>
    </w:p>
    <w:p w14:paraId="0D9C0176" w14:textId="65793B84" w:rsidR="2C486906" w:rsidRDefault="74602913" w:rsidP="0D5009A3">
      <w:pPr>
        <w:spacing w:line="259" w:lineRule="auto"/>
      </w:pPr>
      <w:r w:rsidRPr="2F6AFE9C">
        <w:rPr>
          <w:i/>
          <w:iCs/>
        </w:rPr>
        <w:t>Figure 2</w:t>
      </w:r>
      <w:r w:rsidR="2DE1A5AF" w:rsidRPr="2F6AFE9C">
        <w:rPr>
          <w:i/>
          <w:iCs/>
        </w:rPr>
        <w:t xml:space="preserve"> (ML Omitted for Simplicity)</w:t>
      </w:r>
      <w:r w:rsidRPr="2F6AFE9C">
        <w:rPr>
          <w:i/>
          <w:iCs/>
        </w:rPr>
        <w:t>:</w:t>
      </w:r>
      <w:r w:rsidR="2C486906">
        <w:rPr>
          <w:noProof/>
        </w:rPr>
        <w:drawing>
          <wp:inline distT="0" distB="0" distL="0" distR="0" wp14:anchorId="18C98378" wp14:editId="1C22A6D0">
            <wp:extent cx="5943600" cy="2447925"/>
            <wp:effectExtent l="0" t="0" r="0" b="0"/>
            <wp:docPr id="658240823" name="Picture 65824082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47925"/>
                    </a:xfrm>
                    <a:prstGeom prst="rect">
                      <a:avLst/>
                    </a:prstGeom>
                  </pic:spPr>
                </pic:pic>
              </a:graphicData>
            </a:graphic>
          </wp:inline>
        </w:drawing>
      </w:r>
    </w:p>
    <w:p w14:paraId="429520E6" w14:textId="1833D6AA" w:rsidR="60B2671D" w:rsidRDefault="60B2671D" w:rsidP="561600C6">
      <w:pPr>
        <w:spacing w:line="259" w:lineRule="auto"/>
        <w:rPr>
          <w:rFonts w:ascii="Times New Roman" w:eastAsia="Times New Roman" w:hAnsi="Times New Roman" w:cs="Times New Roman"/>
        </w:rPr>
      </w:pPr>
      <w:r w:rsidRPr="561600C6">
        <w:rPr>
          <w:rFonts w:ascii="Times New Roman" w:eastAsia="Times New Roman" w:hAnsi="Times New Roman" w:cs="Times New Roman"/>
          <w:b/>
          <w:bCs/>
          <w:sz w:val="28"/>
          <w:szCs w:val="28"/>
          <w:u w:val="single"/>
        </w:rPr>
        <w:t>Structured Data Pipeline</w:t>
      </w:r>
      <w:r w:rsidR="6D224674" w:rsidRPr="561600C6">
        <w:rPr>
          <w:rFonts w:ascii="Times New Roman" w:eastAsia="Times New Roman" w:hAnsi="Times New Roman" w:cs="Times New Roman"/>
          <w:b/>
          <w:bCs/>
          <w:sz w:val="28"/>
          <w:szCs w:val="28"/>
        </w:rPr>
        <w:t>:</w:t>
      </w:r>
      <w:r>
        <w:br/>
      </w:r>
      <w:r w:rsidR="72EA08B3" w:rsidRPr="561600C6">
        <w:rPr>
          <w:rFonts w:ascii="Times New Roman" w:eastAsia="Times New Roman" w:hAnsi="Times New Roman" w:cs="Times New Roman"/>
        </w:rPr>
        <w:t xml:space="preserve">       </w:t>
      </w:r>
      <w:r w:rsidR="1D8FECA7" w:rsidRPr="561600C6">
        <w:rPr>
          <w:rFonts w:ascii="Times New Roman" w:eastAsia="Times New Roman" w:hAnsi="Times New Roman" w:cs="Times New Roman"/>
        </w:rPr>
        <w:t xml:space="preserve">     </w:t>
      </w:r>
      <w:r w:rsidR="72EA08B3" w:rsidRPr="561600C6">
        <w:rPr>
          <w:rFonts w:ascii="Times New Roman" w:eastAsia="Times New Roman" w:hAnsi="Times New Roman" w:cs="Times New Roman"/>
        </w:rPr>
        <w:t xml:space="preserve">A </w:t>
      </w:r>
      <w:r w:rsidR="7F738A74" w:rsidRPr="561600C6">
        <w:rPr>
          <w:rFonts w:ascii="Times New Roman" w:eastAsia="Times New Roman" w:hAnsi="Times New Roman" w:cs="Times New Roman"/>
        </w:rPr>
        <w:t>good</w:t>
      </w:r>
      <w:r w:rsidR="72EA08B3" w:rsidRPr="561600C6">
        <w:rPr>
          <w:rFonts w:ascii="Times New Roman" w:eastAsia="Times New Roman" w:hAnsi="Times New Roman" w:cs="Times New Roman"/>
        </w:rPr>
        <w:t xml:space="preserve"> data structure is essential for securely processing data and information from </w:t>
      </w:r>
      <w:r w:rsidR="0C4756D4" w:rsidRPr="561600C6">
        <w:rPr>
          <w:rFonts w:ascii="Times New Roman" w:eastAsia="Times New Roman" w:hAnsi="Times New Roman" w:cs="Times New Roman"/>
        </w:rPr>
        <w:t>diverse sources</w:t>
      </w:r>
      <w:r w:rsidR="72EA08B3" w:rsidRPr="561600C6">
        <w:rPr>
          <w:rFonts w:ascii="Times New Roman" w:eastAsia="Times New Roman" w:hAnsi="Times New Roman" w:cs="Times New Roman"/>
        </w:rPr>
        <w:t xml:space="preserve"> and achieving the best results through analysis and machine learning. Examples of information created in the record include patient demographics, appointment times, billing information, medical records, and test results.</w:t>
      </w:r>
    </w:p>
    <w:p w14:paraId="59910C68" w14:textId="209DD7CC" w:rsidR="0D5009A3" w:rsidRDefault="069AAFF5" w:rsidP="2F6AFE9C">
      <w:pPr>
        <w:spacing w:line="259" w:lineRule="auto"/>
        <w:rPr>
          <w:rFonts w:ascii="Times New Roman" w:eastAsia="Times New Roman" w:hAnsi="Times New Roman" w:cs="Times New Roman"/>
        </w:rPr>
      </w:pPr>
      <w:r w:rsidRPr="2F6AFE9C">
        <w:rPr>
          <w:rFonts w:ascii="Times New Roman" w:eastAsia="Times New Roman" w:hAnsi="Times New Roman" w:cs="Times New Roman"/>
        </w:rPr>
        <w:t xml:space="preserve">            This pipeline provides a unified platform for data ingestion, storage, transformation, and analysis by integrating with other </w:t>
      </w:r>
      <w:proofErr w:type="spellStart"/>
      <w:r w:rsidRPr="2F6AFE9C">
        <w:rPr>
          <w:rFonts w:ascii="Times New Roman" w:eastAsia="Times New Roman" w:hAnsi="Times New Roman" w:cs="Times New Roman"/>
        </w:rPr>
        <w:t>MeddGGenius</w:t>
      </w:r>
      <w:proofErr w:type="spellEnd"/>
      <w:r w:rsidRPr="2F6AFE9C">
        <w:rPr>
          <w:rFonts w:ascii="Times New Roman" w:eastAsia="Times New Roman" w:hAnsi="Times New Roman" w:cs="Times New Roman"/>
        </w:rPr>
        <w:t xml:space="preserve"> databases. The pipeline uses AWS services such as AWS </w:t>
      </w:r>
      <w:proofErr w:type="spellStart"/>
      <w:r w:rsidRPr="2F6AFE9C">
        <w:rPr>
          <w:rFonts w:ascii="Times New Roman" w:eastAsia="Times New Roman" w:hAnsi="Times New Roman" w:cs="Times New Roman"/>
        </w:rPr>
        <w:t>DataSync</w:t>
      </w:r>
      <w:proofErr w:type="spellEnd"/>
      <w:r w:rsidRPr="2F6AFE9C">
        <w:rPr>
          <w:rFonts w:ascii="Times New Roman" w:eastAsia="Times New Roman" w:hAnsi="Times New Roman" w:cs="Times New Roman"/>
        </w:rPr>
        <w:t xml:space="preserve">, AWS Database Migration Service (DMS), Amazon </w:t>
      </w:r>
      <w:proofErr w:type="spellStart"/>
      <w:r w:rsidRPr="2F6AFE9C">
        <w:rPr>
          <w:rFonts w:ascii="Times New Roman" w:eastAsia="Times New Roman" w:hAnsi="Times New Roman" w:cs="Times New Roman"/>
        </w:rPr>
        <w:t>AppFlow</w:t>
      </w:r>
      <w:proofErr w:type="spellEnd"/>
      <w:r w:rsidRPr="2F6AFE9C">
        <w:rPr>
          <w:rFonts w:ascii="Times New Roman" w:eastAsia="Times New Roman" w:hAnsi="Times New Roman" w:cs="Times New Roman"/>
        </w:rPr>
        <w:t>, Amazon S3, AWS Glue, and Amazon Redshift to provide secure, scalable, and efficient data and analytics.</w:t>
      </w:r>
      <w:r w:rsidR="0D5009A3">
        <w:br/>
      </w:r>
    </w:p>
    <w:p w14:paraId="04FC7A4F" w14:textId="77777777" w:rsidR="00754388" w:rsidRDefault="00754388" w:rsidP="2F6AFE9C">
      <w:pPr>
        <w:spacing w:line="259" w:lineRule="auto"/>
        <w:rPr>
          <w:rFonts w:ascii="Times New Roman" w:eastAsia="Times New Roman" w:hAnsi="Times New Roman" w:cs="Times New Roman"/>
        </w:rPr>
      </w:pPr>
    </w:p>
    <w:p w14:paraId="6B381981" w14:textId="77777777" w:rsidR="00754388" w:rsidRDefault="00754388" w:rsidP="2F6AFE9C">
      <w:pPr>
        <w:spacing w:line="259" w:lineRule="auto"/>
        <w:rPr>
          <w:rFonts w:ascii="Times New Roman" w:eastAsia="Times New Roman" w:hAnsi="Times New Roman" w:cs="Times New Roman"/>
        </w:rPr>
      </w:pPr>
    </w:p>
    <w:p w14:paraId="7FF04252" w14:textId="77777777" w:rsidR="00754388" w:rsidRDefault="00754388" w:rsidP="2F6AFE9C">
      <w:pPr>
        <w:spacing w:line="259" w:lineRule="auto"/>
        <w:rPr>
          <w:rFonts w:ascii="Times New Roman" w:eastAsia="Times New Roman" w:hAnsi="Times New Roman" w:cs="Times New Roman"/>
        </w:rPr>
      </w:pPr>
    </w:p>
    <w:p w14:paraId="451DA9E3" w14:textId="77777777" w:rsidR="00754388" w:rsidRDefault="00754388" w:rsidP="2F6AFE9C">
      <w:pPr>
        <w:spacing w:line="259" w:lineRule="auto"/>
        <w:rPr>
          <w:rFonts w:ascii="Times New Roman" w:eastAsia="Times New Roman" w:hAnsi="Times New Roman" w:cs="Times New Roman"/>
        </w:rPr>
      </w:pPr>
    </w:p>
    <w:p w14:paraId="621D7420" w14:textId="5BD506A9" w:rsidR="0D5009A3" w:rsidRDefault="6710CA52" w:rsidP="2E9DB29F">
      <w:pPr>
        <w:rPr>
          <w:rFonts w:ascii="Times New Roman" w:eastAsia="Times New Roman" w:hAnsi="Times New Roman" w:cs="Times New Roman"/>
          <w:i/>
        </w:rPr>
      </w:pPr>
      <w:r w:rsidRPr="0CDDC2BB">
        <w:rPr>
          <w:rFonts w:ascii="Times New Roman" w:eastAsia="Times New Roman" w:hAnsi="Times New Roman" w:cs="Times New Roman"/>
          <w:i/>
          <w:iCs/>
        </w:rPr>
        <w:t>Figure 3: Structured and Unstructured Architecture Diagram</w:t>
      </w:r>
    </w:p>
    <w:p w14:paraId="1F3EF2A6" w14:textId="1C36277E" w:rsidR="0D5009A3" w:rsidRDefault="4D55BA68" w:rsidP="2F6AFE9C">
      <w:pPr>
        <w:spacing w:line="259" w:lineRule="auto"/>
      </w:pPr>
      <w:r>
        <w:rPr>
          <w:noProof/>
        </w:rPr>
        <w:drawing>
          <wp:inline distT="0" distB="0" distL="0" distR="0" wp14:anchorId="5FECF294" wp14:editId="587CE5D8">
            <wp:extent cx="5676900" cy="2401765"/>
            <wp:effectExtent l="0" t="0" r="0" b="0"/>
            <wp:docPr id="974855600" name="Picture 974855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855600"/>
                    <pic:cNvPicPr/>
                  </pic:nvPicPr>
                  <pic:blipFill>
                    <a:blip r:embed="rId9">
                      <a:extLst>
                        <a:ext uri="{28A0092B-C50C-407E-A947-70E740481C1C}">
                          <a14:useLocalDpi xmlns:a14="http://schemas.microsoft.com/office/drawing/2010/main" val="0"/>
                        </a:ext>
                      </a:extLst>
                    </a:blip>
                    <a:stretch>
                      <a:fillRect/>
                    </a:stretch>
                  </pic:blipFill>
                  <pic:spPr>
                    <a:xfrm>
                      <a:off x="0" y="0"/>
                      <a:ext cx="5676900" cy="2401765"/>
                    </a:xfrm>
                    <a:prstGeom prst="rect">
                      <a:avLst/>
                    </a:prstGeom>
                  </pic:spPr>
                </pic:pic>
              </a:graphicData>
            </a:graphic>
          </wp:inline>
        </w:drawing>
      </w:r>
    </w:p>
    <w:p w14:paraId="317AF500" w14:textId="77777777" w:rsidR="00754388" w:rsidRDefault="00754388" w:rsidP="2F6AFE9C">
      <w:pPr>
        <w:spacing w:line="259" w:lineRule="auto"/>
      </w:pPr>
    </w:p>
    <w:p w14:paraId="02BDD7D4" w14:textId="6E69F005" w:rsidR="0D5009A3" w:rsidRDefault="623112AF" w:rsidP="4F186FDF">
      <w:pPr>
        <w:spacing w:after="160" w:line="257" w:lineRule="auto"/>
        <w:rPr>
          <w:rFonts w:ascii="Times New Roman" w:eastAsia="Times New Roman" w:hAnsi="Times New Roman" w:cs="Times New Roman"/>
        </w:rPr>
      </w:pPr>
      <w:r w:rsidRPr="2F6AFE9C">
        <w:rPr>
          <w:rFonts w:ascii="Times New Roman" w:eastAsia="Times New Roman" w:hAnsi="Times New Roman" w:cs="Times New Roman"/>
        </w:rPr>
        <w:t xml:space="preserve">The data pipeline process follows a design </w:t>
      </w:r>
      <w:r w:rsidR="00754388">
        <w:rPr>
          <w:rFonts w:ascii="Times New Roman" w:eastAsia="Times New Roman" w:hAnsi="Times New Roman" w:cs="Times New Roman"/>
        </w:rPr>
        <w:t>consisting</w:t>
      </w:r>
      <w:r w:rsidRPr="2F6AFE9C">
        <w:rPr>
          <w:rFonts w:ascii="Times New Roman" w:eastAsia="Times New Roman" w:hAnsi="Times New Roman" w:cs="Times New Roman"/>
        </w:rPr>
        <w:t xml:space="preserve"> of five main phases:  </w:t>
      </w:r>
    </w:p>
    <w:p w14:paraId="76975E2F" w14:textId="60EB5D47" w:rsidR="0D5009A3" w:rsidRDefault="0D5009A3" w:rsidP="39EFC3FB">
      <w:pPr>
        <w:spacing w:after="160" w:line="257" w:lineRule="auto"/>
        <w:rPr>
          <w:rFonts w:ascii="Times New Roman" w:eastAsia="Times New Roman" w:hAnsi="Times New Roman" w:cs="Times New Roman"/>
        </w:rPr>
      </w:pPr>
      <w:r>
        <w:br/>
      </w:r>
      <w:r w:rsidR="623112AF" w:rsidRPr="1D0EA61A">
        <w:rPr>
          <w:rFonts w:ascii="Times New Roman" w:eastAsia="Times New Roman" w:hAnsi="Times New Roman" w:cs="Times New Roman"/>
          <w:b/>
          <w:sz w:val="28"/>
          <w:szCs w:val="28"/>
        </w:rPr>
        <w:t>1. Data Ingestion:</w:t>
      </w:r>
      <w:r w:rsidR="623112AF" w:rsidRPr="1D0EA61A">
        <w:rPr>
          <w:rFonts w:ascii="Times New Roman" w:eastAsia="Times New Roman" w:hAnsi="Times New Roman" w:cs="Times New Roman"/>
          <w:sz w:val="28"/>
          <w:szCs w:val="28"/>
        </w:rPr>
        <w:t xml:space="preserve"> </w:t>
      </w:r>
      <w:r w:rsidR="623112AF" w:rsidRPr="2F6AFE9C">
        <w:rPr>
          <w:rFonts w:ascii="Times New Roman" w:eastAsia="Times New Roman" w:hAnsi="Times New Roman" w:cs="Times New Roman"/>
          <w:sz w:val="32"/>
          <w:szCs w:val="32"/>
        </w:rPr>
        <w:t xml:space="preserve"> </w:t>
      </w:r>
    </w:p>
    <w:p w14:paraId="43B44D34" w14:textId="156127B3" w:rsidR="0D5009A3" w:rsidRDefault="623112AF" w:rsidP="2F6AFE9C">
      <w:pPr>
        <w:spacing w:after="160" w:line="257" w:lineRule="auto"/>
        <w:rPr>
          <w:rFonts w:ascii="Times New Roman" w:eastAsia="Times New Roman" w:hAnsi="Times New Roman" w:cs="Times New Roman"/>
        </w:rPr>
      </w:pPr>
      <w:r w:rsidRPr="2F6AFE9C">
        <w:rPr>
          <w:rFonts w:ascii="Times New Roman" w:eastAsia="Times New Roman" w:hAnsi="Times New Roman" w:cs="Times New Roman"/>
        </w:rPr>
        <w:t xml:space="preserve">The ingestion phase collects data from </w:t>
      </w:r>
      <w:r w:rsidR="32A52E29" w:rsidRPr="2F6AFE9C">
        <w:rPr>
          <w:rFonts w:ascii="Times New Roman" w:eastAsia="Times New Roman" w:hAnsi="Times New Roman" w:cs="Times New Roman"/>
        </w:rPr>
        <w:t>different</w:t>
      </w:r>
      <w:r w:rsidRPr="2F6AFE9C">
        <w:rPr>
          <w:rFonts w:ascii="Times New Roman" w:eastAsia="Times New Roman" w:hAnsi="Times New Roman" w:cs="Times New Roman"/>
        </w:rPr>
        <w:t xml:space="preserve"> sources to ensure seamless integration of pipelines and change security. This step combines data from </w:t>
      </w:r>
      <w:r w:rsidR="7D22D538" w:rsidRPr="2F6AFE9C">
        <w:rPr>
          <w:rFonts w:ascii="Times New Roman" w:eastAsia="Times New Roman" w:hAnsi="Times New Roman" w:cs="Times New Roman"/>
        </w:rPr>
        <w:t xml:space="preserve">local </w:t>
      </w:r>
      <w:proofErr w:type="gramStart"/>
      <w:r w:rsidR="7D22D538" w:rsidRPr="2F6AFE9C">
        <w:rPr>
          <w:rFonts w:ascii="Times New Roman" w:eastAsia="Times New Roman" w:hAnsi="Times New Roman" w:cs="Times New Roman"/>
        </w:rPr>
        <w:t>servers</w:t>
      </w:r>
      <w:proofErr w:type="gramEnd"/>
      <w:r w:rsidRPr="2F6AFE9C">
        <w:rPr>
          <w:rFonts w:ascii="Times New Roman" w:eastAsia="Times New Roman" w:hAnsi="Times New Roman" w:cs="Times New Roman"/>
        </w:rPr>
        <w:t xml:space="preserve"> systems, SaaS platforms, and social media to create comprehensive data. </w:t>
      </w:r>
    </w:p>
    <w:p w14:paraId="1EC473C2" w14:textId="2F7BD070" w:rsidR="0D5009A3" w:rsidRDefault="623112AF" w:rsidP="002E298C">
      <w:pPr>
        <w:pStyle w:val="ListParagraph"/>
        <w:numPr>
          <w:ilvl w:val="0"/>
          <w:numId w:val="35"/>
        </w:numPr>
        <w:spacing w:line="259" w:lineRule="auto"/>
        <w:rPr>
          <w:rFonts w:ascii="Times New Roman" w:eastAsia="Times New Roman" w:hAnsi="Times New Roman" w:cs="Times New Roman"/>
        </w:rPr>
      </w:pPr>
      <w:r w:rsidRPr="2F6AFE9C">
        <w:rPr>
          <w:rFonts w:ascii="Times New Roman" w:eastAsia="Times New Roman" w:hAnsi="Times New Roman" w:cs="Times New Roman"/>
          <w:b/>
          <w:bCs/>
        </w:rPr>
        <w:t xml:space="preserve">AWS </w:t>
      </w:r>
      <w:proofErr w:type="spellStart"/>
      <w:r w:rsidRPr="2F6AFE9C">
        <w:rPr>
          <w:rFonts w:ascii="Times New Roman" w:eastAsia="Times New Roman" w:hAnsi="Times New Roman" w:cs="Times New Roman"/>
          <w:b/>
          <w:bCs/>
        </w:rPr>
        <w:t>DataSync</w:t>
      </w:r>
      <w:proofErr w:type="spellEnd"/>
      <w:r w:rsidRPr="2F6AFE9C">
        <w:rPr>
          <w:rFonts w:ascii="Times New Roman" w:eastAsia="Times New Roman" w:hAnsi="Times New Roman" w:cs="Times New Roman"/>
        </w:rPr>
        <w:t xml:space="preserve">: </w:t>
      </w:r>
    </w:p>
    <w:p w14:paraId="3FDC09C3" w14:textId="7FDFD751" w:rsidR="0D5009A3" w:rsidRDefault="623112AF" w:rsidP="002E298C">
      <w:pPr>
        <w:pStyle w:val="ListParagraph"/>
        <w:numPr>
          <w:ilvl w:val="1"/>
          <w:numId w:val="35"/>
        </w:numPr>
        <w:spacing w:line="259" w:lineRule="auto"/>
        <w:rPr>
          <w:rFonts w:ascii="Times New Roman" w:eastAsia="Times New Roman" w:hAnsi="Times New Roman" w:cs="Times New Roman"/>
        </w:rPr>
      </w:pPr>
      <w:r w:rsidRPr="2F6AFE9C">
        <w:rPr>
          <w:rFonts w:ascii="Times New Roman" w:eastAsia="Times New Roman" w:hAnsi="Times New Roman" w:cs="Times New Roman"/>
        </w:rPr>
        <w:t>Automates the switch of historic datasets, consisting of patient medical histories and billing facts, from</w:t>
      </w:r>
      <w:r w:rsidRPr="2F6AFE9C">
        <w:rPr>
          <w:rFonts w:ascii="Times New Roman" w:eastAsia="Times New Roman" w:hAnsi="Times New Roman" w:cs="Times New Roman"/>
          <w:b/>
          <w:bCs/>
        </w:rPr>
        <w:t xml:space="preserve"> </w:t>
      </w:r>
      <w:r w:rsidR="1E63AEB1" w:rsidRPr="2F6AFE9C">
        <w:rPr>
          <w:rFonts w:ascii="Times New Roman" w:eastAsia="Times New Roman" w:hAnsi="Times New Roman" w:cs="Times New Roman"/>
        </w:rPr>
        <w:t xml:space="preserve">local </w:t>
      </w:r>
      <w:proofErr w:type="gramStart"/>
      <w:r w:rsidR="1E63AEB1" w:rsidRPr="2F6AFE9C">
        <w:rPr>
          <w:rFonts w:ascii="Times New Roman" w:eastAsia="Times New Roman" w:hAnsi="Times New Roman" w:cs="Times New Roman"/>
        </w:rPr>
        <w:t>servers</w:t>
      </w:r>
      <w:proofErr w:type="gramEnd"/>
      <w:r w:rsidRPr="2F6AFE9C">
        <w:rPr>
          <w:rFonts w:ascii="Times New Roman" w:eastAsia="Times New Roman" w:hAnsi="Times New Roman" w:cs="Times New Roman"/>
        </w:rPr>
        <w:t xml:space="preserve"> storage to Amazon S3. </w:t>
      </w:r>
    </w:p>
    <w:p w14:paraId="210DAB4B" w14:textId="384EEC9F" w:rsidR="0D5009A3" w:rsidRDefault="1643AA65" w:rsidP="2BD89E1B">
      <w:pPr>
        <w:pStyle w:val="ListParagraph"/>
        <w:spacing w:line="259" w:lineRule="auto"/>
        <w:ind w:left="2160"/>
        <w:rPr>
          <w:rFonts w:ascii="Times New Roman" w:eastAsia="Times New Roman" w:hAnsi="Times New Roman" w:cs="Times New Roman"/>
        </w:rPr>
      </w:pPr>
      <w:r w:rsidRPr="33DFE789">
        <w:rPr>
          <w:rFonts w:ascii="Times New Roman" w:eastAsia="Times New Roman" w:hAnsi="Times New Roman" w:cs="Times New Roman"/>
          <w:u w:val="single"/>
        </w:rPr>
        <w:t>E</w:t>
      </w:r>
      <w:r w:rsidR="4E23A0E4" w:rsidRPr="33DFE789">
        <w:rPr>
          <w:rFonts w:ascii="Times New Roman" w:eastAsia="Times New Roman" w:hAnsi="Times New Roman" w:cs="Times New Roman"/>
          <w:u w:val="single"/>
        </w:rPr>
        <w:t>xample</w:t>
      </w:r>
      <w:r w:rsidR="4B5C7FBA" w:rsidRPr="33DFE789">
        <w:rPr>
          <w:rFonts w:ascii="Times New Roman" w:eastAsia="Times New Roman" w:hAnsi="Times New Roman" w:cs="Times New Roman"/>
          <w:u w:val="single"/>
        </w:rPr>
        <w:t>:</w:t>
      </w:r>
      <w:r w:rsidR="4B5C7FBA" w:rsidRPr="33DFE789">
        <w:rPr>
          <w:rFonts w:ascii="Times New Roman" w:eastAsia="Times New Roman" w:hAnsi="Times New Roman" w:cs="Times New Roman"/>
        </w:rPr>
        <w:t xml:space="preserve"> M</w:t>
      </w:r>
      <w:r w:rsidR="4E23A0E4" w:rsidRPr="33DFE789">
        <w:rPr>
          <w:rFonts w:ascii="Times New Roman" w:eastAsia="Times New Roman" w:hAnsi="Times New Roman" w:cs="Times New Roman"/>
        </w:rPr>
        <w:t>oving</w:t>
      </w:r>
      <w:r w:rsidR="623112AF" w:rsidRPr="2F6AFE9C">
        <w:rPr>
          <w:rFonts w:ascii="Times New Roman" w:eastAsia="Times New Roman" w:hAnsi="Times New Roman" w:cs="Times New Roman"/>
        </w:rPr>
        <w:t xml:space="preserve"> CSV files containing legacy lab effects into the AWS information lake for further processing. </w:t>
      </w:r>
    </w:p>
    <w:p w14:paraId="630F6A02" w14:textId="25764311" w:rsidR="39EFC3FB" w:rsidRDefault="39EFC3FB" w:rsidP="39EFC3FB">
      <w:pPr>
        <w:spacing w:line="257" w:lineRule="auto"/>
        <w:ind w:left="720"/>
        <w:rPr>
          <w:rFonts w:ascii="Times New Roman" w:eastAsia="Times New Roman" w:hAnsi="Times New Roman" w:cs="Times New Roman"/>
        </w:rPr>
      </w:pPr>
    </w:p>
    <w:p w14:paraId="2D6BA17D" w14:textId="2A3C9FF7" w:rsidR="0D5009A3" w:rsidRDefault="623112AF" w:rsidP="002E298C">
      <w:pPr>
        <w:pStyle w:val="ListParagraph"/>
        <w:numPr>
          <w:ilvl w:val="0"/>
          <w:numId w:val="36"/>
        </w:numPr>
        <w:spacing w:line="259" w:lineRule="auto"/>
        <w:rPr>
          <w:rFonts w:ascii="Times New Roman" w:eastAsia="Times New Roman" w:hAnsi="Times New Roman" w:cs="Times New Roman"/>
        </w:rPr>
      </w:pPr>
      <w:r w:rsidRPr="2F6AFE9C">
        <w:rPr>
          <w:rFonts w:ascii="Times New Roman" w:eastAsia="Times New Roman" w:hAnsi="Times New Roman" w:cs="Times New Roman"/>
          <w:b/>
          <w:bCs/>
        </w:rPr>
        <w:t>AWS Database Migration Service (DMS):</w:t>
      </w:r>
      <w:r w:rsidRPr="2F6AFE9C">
        <w:rPr>
          <w:rFonts w:ascii="Times New Roman" w:eastAsia="Times New Roman" w:hAnsi="Times New Roman" w:cs="Times New Roman"/>
        </w:rPr>
        <w:t xml:space="preserve"> </w:t>
      </w:r>
    </w:p>
    <w:p w14:paraId="27A2AE7E" w14:textId="111C72A6" w:rsidR="0D5009A3" w:rsidRDefault="623112AF" w:rsidP="002E298C">
      <w:pPr>
        <w:pStyle w:val="ListParagraph"/>
        <w:numPr>
          <w:ilvl w:val="1"/>
          <w:numId w:val="36"/>
        </w:numPr>
        <w:spacing w:line="259" w:lineRule="auto"/>
        <w:rPr>
          <w:rFonts w:ascii="Times New Roman" w:eastAsia="Times New Roman" w:hAnsi="Times New Roman" w:cs="Times New Roman"/>
        </w:rPr>
      </w:pPr>
      <w:r w:rsidRPr="2F6AFE9C">
        <w:rPr>
          <w:rFonts w:ascii="Times New Roman" w:eastAsia="Times New Roman" w:hAnsi="Times New Roman" w:cs="Times New Roman"/>
        </w:rPr>
        <w:t xml:space="preserve">Enables real-time replication and migration of transactional statistics from relational databases to Amazon Redshift. </w:t>
      </w:r>
    </w:p>
    <w:p w14:paraId="425CD8AF" w14:textId="4A36E75B" w:rsidR="0D5009A3" w:rsidRDefault="5DF84EFA" w:rsidP="33DFE789">
      <w:pPr>
        <w:pStyle w:val="ListParagraph"/>
        <w:spacing w:line="259" w:lineRule="auto"/>
        <w:ind w:left="2160"/>
        <w:rPr>
          <w:rFonts w:ascii="Times New Roman" w:eastAsia="Times New Roman" w:hAnsi="Times New Roman" w:cs="Times New Roman"/>
        </w:rPr>
      </w:pPr>
      <w:r w:rsidRPr="33B7BF06">
        <w:rPr>
          <w:rFonts w:ascii="Times New Roman" w:eastAsia="Times New Roman" w:hAnsi="Times New Roman" w:cs="Times New Roman"/>
          <w:u w:val="single"/>
        </w:rPr>
        <w:t>Example:</w:t>
      </w:r>
      <w:r w:rsidR="623112AF" w:rsidRPr="2F6AFE9C">
        <w:rPr>
          <w:rFonts w:ascii="Times New Roman" w:eastAsia="Times New Roman" w:hAnsi="Times New Roman" w:cs="Times New Roman"/>
        </w:rPr>
        <w:t xml:space="preserve"> </w:t>
      </w:r>
      <w:r w:rsidRPr="33B7BF06">
        <w:rPr>
          <w:rFonts w:ascii="Times New Roman" w:eastAsia="Times New Roman" w:hAnsi="Times New Roman" w:cs="Times New Roman"/>
        </w:rPr>
        <w:t>S</w:t>
      </w:r>
      <w:r w:rsidR="4E23A0E4" w:rsidRPr="33B7BF06">
        <w:rPr>
          <w:rFonts w:ascii="Times New Roman" w:eastAsia="Times New Roman" w:hAnsi="Times New Roman" w:cs="Times New Roman"/>
        </w:rPr>
        <w:t>ynchronize</w:t>
      </w:r>
      <w:r w:rsidR="623112AF" w:rsidRPr="2F6AFE9C">
        <w:rPr>
          <w:rFonts w:ascii="Times New Roman" w:eastAsia="Times New Roman" w:hAnsi="Times New Roman" w:cs="Times New Roman"/>
        </w:rPr>
        <w:t xml:space="preserve"> ordinary updates from the sq. database containing billing information and appointment data into a pipeline. </w:t>
      </w:r>
    </w:p>
    <w:p w14:paraId="5D342DEB" w14:textId="1EF00B61" w:rsidR="39EFC3FB" w:rsidRDefault="39EFC3FB" w:rsidP="39EFC3FB">
      <w:pPr>
        <w:spacing w:line="257" w:lineRule="auto"/>
        <w:ind w:left="720"/>
        <w:rPr>
          <w:rFonts w:ascii="Times New Roman" w:eastAsia="Times New Roman" w:hAnsi="Times New Roman" w:cs="Times New Roman"/>
        </w:rPr>
      </w:pPr>
    </w:p>
    <w:p w14:paraId="11CFC37D" w14:textId="5ACDF350" w:rsidR="0D5009A3" w:rsidRDefault="623112AF" w:rsidP="002E298C">
      <w:pPr>
        <w:pStyle w:val="ListParagraph"/>
        <w:numPr>
          <w:ilvl w:val="0"/>
          <w:numId w:val="37"/>
        </w:numPr>
        <w:spacing w:after="160" w:line="257" w:lineRule="auto"/>
        <w:rPr>
          <w:rFonts w:ascii="Times New Roman" w:eastAsia="Times New Roman" w:hAnsi="Times New Roman" w:cs="Times New Roman"/>
        </w:rPr>
      </w:pPr>
      <w:r w:rsidRPr="2F6AFE9C">
        <w:rPr>
          <w:rFonts w:ascii="Times New Roman" w:eastAsia="Times New Roman" w:hAnsi="Times New Roman" w:cs="Times New Roman"/>
          <w:b/>
          <w:bCs/>
        </w:rPr>
        <w:t xml:space="preserve">Amazon </w:t>
      </w:r>
      <w:proofErr w:type="spellStart"/>
      <w:r w:rsidRPr="2F6AFE9C">
        <w:rPr>
          <w:rFonts w:ascii="Times New Roman" w:eastAsia="Times New Roman" w:hAnsi="Times New Roman" w:cs="Times New Roman"/>
          <w:b/>
          <w:bCs/>
        </w:rPr>
        <w:t>AppFlow</w:t>
      </w:r>
      <w:proofErr w:type="spellEnd"/>
      <w:r w:rsidRPr="2F6AFE9C">
        <w:rPr>
          <w:rFonts w:ascii="Times New Roman" w:eastAsia="Times New Roman" w:hAnsi="Times New Roman" w:cs="Times New Roman"/>
        </w:rPr>
        <w:t xml:space="preserve">: </w:t>
      </w:r>
    </w:p>
    <w:p w14:paraId="69D07BD8" w14:textId="2768672F" w:rsidR="0D5009A3" w:rsidRDefault="623112AF" w:rsidP="002E298C">
      <w:pPr>
        <w:pStyle w:val="ListParagraph"/>
        <w:numPr>
          <w:ilvl w:val="1"/>
          <w:numId w:val="37"/>
        </w:numPr>
        <w:spacing w:after="160" w:line="257" w:lineRule="auto"/>
        <w:rPr>
          <w:rFonts w:ascii="Times New Roman" w:eastAsia="Times New Roman" w:hAnsi="Times New Roman" w:cs="Times New Roman"/>
          <w:sz w:val="28"/>
          <w:szCs w:val="28"/>
        </w:rPr>
      </w:pPr>
      <w:r w:rsidRPr="2F6AFE9C">
        <w:rPr>
          <w:rFonts w:ascii="Times New Roman" w:eastAsia="Times New Roman" w:hAnsi="Times New Roman" w:cs="Times New Roman"/>
        </w:rPr>
        <w:t>Facilitates secure integration of structured data from SaaS packages like Salesforc</w:t>
      </w:r>
      <w:r w:rsidR="6358A223" w:rsidRPr="2F6AFE9C">
        <w:rPr>
          <w:rFonts w:ascii="Times New Roman" w:eastAsia="Times New Roman" w:hAnsi="Times New Roman" w:cs="Times New Roman"/>
        </w:rPr>
        <w:t>e.</w:t>
      </w:r>
    </w:p>
    <w:p w14:paraId="0BA1C219" w14:textId="00D982E8" w:rsidR="0D5009A3" w:rsidRDefault="77FD157D" w:rsidP="117D255B">
      <w:pPr>
        <w:pStyle w:val="ListParagraph"/>
        <w:spacing w:after="160" w:line="257" w:lineRule="auto"/>
        <w:ind w:left="2160"/>
        <w:rPr>
          <w:rFonts w:ascii="Times New Roman" w:eastAsia="Times New Roman" w:hAnsi="Times New Roman" w:cs="Times New Roman"/>
        </w:rPr>
      </w:pPr>
      <w:r w:rsidRPr="117D255B">
        <w:rPr>
          <w:rFonts w:ascii="Times New Roman" w:eastAsia="Times New Roman" w:hAnsi="Times New Roman" w:cs="Times New Roman"/>
          <w:u w:val="single"/>
        </w:rPr>
        <w:t>Example:</w:t>
      </w:r>
      <w:r w:rsidR="623112AF" w:rsidRPr="2F6AFE9C">
        <w:rPr>
          <w:rFonts w:ascii="Times New Roman" w:eastAsia="Times New Roman" w:hAnsi="Times New Roman" w:cs="Times New Roman"/>
        </w:rPr>
        <w:t xml:space="preserve"> </w:t>
      </w:r>
      <w:r w:rsidR="612D4C47" w:rsidRPr="561600C6">
        <w:rPr>
          <w:rFonts w:ascii="Times New Roman" w:eastAsia="Times New Roman" w:hAnsi="Times New Roman" w:cs="Times New Roman"/>
        </w:rPr>
        <w:t>C</w:t>
      </w:r>
      <w:r w:rsidR="4E23A0E4" w:rsidRPr="561600C6">
        <w:rPr>
          <w:rFonts w:ascii="Times New Roman" w:eastAsia="Times New Roman" w:hAnsi="Times New Roman" w:cs="Times New Roman"/>
        </w:rPr>
        <w:t>aptures</w:t>
      </w:r>
      <w:r w:rsidR="623112AF" w:rsidRPr="2F6AFE9C">
        <w:rPr>
          <w:rFonts w:ascii="Times New Roman" w:eastAsia="Times New Roman" w:hAnsi="Times New Roman" w:cs="Times New Roman"/>
        </w:rPr>
        <w:t xml:space="preserve"> patient scheduling and CRM data from Salesforce, transferring it to the pipeline for analysis.  </w:t>
      </w:r>
    </w:p>
    <w:p w14:paraId="23299AFD" w14:textId="572A16A7" w:rsidR="561600C6" w:rsidRDefault="561600C6" w:rsidP="561600C6">
      <w:pPr>
        <w:spacing w:line="257" w:lineRule="auto"/>
        <w:rPr>
          <w:rFonts w:ascii="Times New Roman" w:eastAsia="Times New Roman" w:hAnsi="Times New Roman" w:cs="Times New Roman"/>
        </w:rPr>
      </w:pPr>
    </w:p>
    <w:p w14:paraId="468A91DA" w14:textId="05E28644" w:rsidR="561600C6" w:rsidRDefault="561600C6" w:rsidP="561600C6">
      <w:pPr>
        <w:spacing w:line="257" w:lineRule="auto"/>
        <w:rPr>
          <w:rFonts w:ascii="Times New Roman" w:eastAsia="Times New Roman" w:hAnsi="Times New Roman" w:cs="Times New Roman"/>
        </w:rPr>
      </w:pPr>
    </w:p>
    <w:p w14:paraId="470A9E17" w14:textId="52077573" w:rsidR="561600C6" w:rsidRDefault="561600C6" w:rsidP="561600C6">
      <w:pPr>
        <w:spacing w:line="257" w:lineRule="auto"/>
        <w:rPr>
          <w:rFonts w:ascii="Times New Roman" w:eastAsia="Times New Roman" w:hAnsi="Times New Roman" w:cs="Times New Roman"/>
        </w:rPr>
      </w:pPr>
    </w:p>
    <w:p w14:paraId="7566BC6E" w14:textId="74834EDA" w:rsidR="561600C6" w:rsidRDefault="561600C6" w:rsidP="561600C6">
      <w:pPr>
        <w:spacing w:line="257" w:lineRule="auto"/>
        <w:rPr>
          <w:rFonts w:ascii="Times New Roman" w:eastAsia="Times New Roman" w:hAnsi="Times New Roman" w:cs="Times New Roman"/>
        </w:rPr>
      </w:pPr>
    </w:p>
    <w:p w14:paraId="140DD049" w14:textId="142823D1" w:rsidR="0D5009A3" w:rsidRDefault="623112AF" w:rsidP="39EFC3FB">
      <w:pPr>
        <w:spacing w:after="160" w:line="257" w:lineRule="auto"/>
        <w:rPr>
          <w:rFonts w:ascii="Times New Roman" w:eastAsia="Times New Roman" w:hAnsi="Times New Roman" w:cs="Times New Roman"/>
          <w:sz w:val="28"/>
          <w:szCs w:val="28"/>
        </w:rPr>
      </w:pPr>
      <w:r w:rsidRPr="1D0EA61A">
        <w:rPr>
          <w:rFonts w:ascii="Times New Roman" w:eastAsia="Times New Roman" w:hAnsi="Times New Roman" w:cs="Times New Roman"/>
          <w:b/>
          <w:sz w:val="28"/>
          <w:szCs w:val="28"/>
        </w:rPr>
        <w:t>2. Data Storage</w:t>
      </w:r>
      <w:r w:rsidRPr="1D0EA61A">
        <w:rPr>
          <w:rFonts w:ascii="Times New Roman" w:eastAsia="Times New Roman" w:hAnsi="Times New Roman" w:cs="Times New Roman"/>
          <w:sz w:val="28"/>
          <w:szCs w:val="28"/>
        </w:rPr>
        <w:t xml:space="preserve"> </w:t>
      </w:r>
    </w:p>
    <w:p w14:paraId="3D3762DF" w14:textId="64CB84E5" w:rsidR="0D5009A3" w:rsidRDefault="623112AF" w:rsidP="2F6AFE9C">
      <w:pPr>
        <w:spacing w:after="160" w:line="257" w:lineRule="auto"/>
        <w:rPr>
          <w:rFonts w:ascii="Times New Roman" w:eastAsia="Times New Roman" w:hAnsi="Times New Roman" w:cs="Times New Roman"/>
        </w:rPr>
      </w:pPr>
      <w:r w:rsidRPr="2F6AFE9C">
        <w:rPr>
          <w:rFonts w:ascii="Times New Roman" w:eastAsia="Times New Roman" w:hAnsi="Times New Roman" w:cs="Times New Roman"/>
        </w:rPr>
        <w:t xml:space="preserve">Store processed records securely in repositories optimized for operational and analytical workloads. </w:t>
      </w:r>
    </w:p>
    <w:p w14:paraId="163868A1" w14:textId="6079D1EA" w:rsidR="4F443166" w:rsidRDefault="623112AF" w:rsidP="002E298C">
      <w:pPr>
        <w:pStyle w:val="ListParagraph"/>
        <w:numPr>
          <w:ilvl w:val="0"/>
          <w:numId w:val="42"/>
        </w:numPr>
        <w:spacing w:line="259" w:lineRule="auto"/>
        <w:rPr>
          <w:rFonts w:ascii="Times New Roman" w:eastAsia="Times New Roman" w:hAnsi="Times New Roman" w:cs="Times New Roman"/>
        </w:rPr>
      </w:pPr>
      <w:r w:rsidRPr="2F6AFE9C">
        <w:rPr>
          <w:rFonts w:ascii="Times New Roman" w:eastAsia="Times New Roman" w:hAnsi="Times New Roman" w:cs="Times New Roman"/>
          <w:b/>
          <w:bCs/>
        </w:rPr>
        <w:t>Amazon S3</w:t>
      </w:r>
      <w:r w:rsidRPr="117D255B">
        <w:rPr>
          <w:rFonts w:ascii="Times New Roman" w:eastAsia="Times New Roman" w:hAnsi="Times New Roman" w:cs="Times New Roman"/>
          <w:b/>
        </w:rPr>
        <w:t>:</w:t>
      </w:r>
      <w:r w:rsidRPr="2F6AFE9C">
        <w:rPr>
          <w:rFonts w:ascii="Times New Roman" w:eastAsia="Times New Roman" w:hAnsi="Times New Roman" w:cs="Times New Roman"/>
        </w:rPr>
        <w:t xml:space="preserve"> </w:t>
      </w:r>
    </w:p>
    <w:p w14:paraId="61B4B902" w14:textId="43283924" w:rsidR="0D5009A3" w:rsidRDefault="623112AF" w:rsidP="002E298C">
      <w:pPr>
        <w:pStyle w:val="ListParagraph"/>
        <w:numPr>
          <w:ilvl w:val="1"/>
          <w:numId w:val="31"/>
        </w:numPr>
        <w:spacing w:line="259" w:lineRule="auto"/>
        <w:rPr>
          <w:rFonts w:ascii="Times New Roman" w:eastAsia="Times New Roman" w:hAnsi="Times New Roman" w:cs="Times New Roman"/>
        </w:rPr>
      </w:pPr>
      <w:r w:rsidRPr="2F6AFE9C">
        <w:rPr>
          <w:rFonts w:ascii="Times New Roman" w:eastAsia="Times New Roman" w:hAnsi="Times New Roman" w:cs="Times New Roman"/>
        </w:rPr>
        <w:t xml:space="preserve">Acts as the important information lake for storing raw, transformed, and curated established facts. </w:t>
      </w:r>
    </w:p>
    <w:p w14:paraId="05780D4A" w14:textId="1C74FF02" w:rsidR="0D5009A3" w:rsidRDefault="2C62C22C" w:rsidP="3D73E08D">
      <w:pPr>
        <w:pStyle w:val="ListParagraph"/>
        <w:spacing w:line="259" w:lineRule="auto"/>
        <w:ind w:left="2160"/>
        <w:rPr>
          <w:rFonts w:ascii="Times New Roman" w:eastAsia="Times New Roman" w:hAnsi="Times New Roman" w:cs="Times New Roman"/>
        </w:rPr>
      </w:pPr>
      <w:r w:rsidRPr="33B7BF06">
        <w:rPr>
          <w:rFonts w:ascii="Times New Roman" w:eastAsia="Times New Roman" w:hAnsi="Times New Roman" w:cs="Times New Roman"/>
          <w:u w:val="single"/>
        </w:rPr>
        <w:t>Example:</w:t>
      </w:r>
      <w:r w:rsidR="623112AF" w:rsidRPr="2F6AFE9C">
        <w:rPr>
          <w:rFonts w:ascii="Times New Roman" w:eastAsia="Times New Roman" w:hAnsi="Times New Roman" w:cs="Times New Roman"/>
        </w:rPr>
        <w:t xml:space="preserve"> data historic patient visits records and clinical notes for compliance and regulatory purposes. </w:t>
      </w:r>
    </w:p>
    <w:p w14:paraId="7ABF6985" w14:textId="37FE5EF8" w:rsidR="4F443166" w:rsidRDefault="4F443166" w:rsidP="4F443166">
      <w:pPr>
        <w:spacing w:line="257" w:lineRule="auto"/>
        <w:ind w:left="720"/>
        <w:rPr>
          <w:rFonts w:ascii="Times New Roman" w:eastAsia="Times New Roman" w:hAnsi="Times New Roman" w:cs="Times New Roman"/>
        </w:rPr>
      </w:pPr>
    </w:p>
    <w:p w14:paraId="282F0DE2" w14:textId="50729FA0" w:rsidR="0D5009A3" w:rsidRDefault="623112AF" w:rsidP="002E298C">
      <w:pPr>
        <w:pStyle w:val="ListParagraph"/>
        <w:numPr>
          <w:ilvl w:val="0"/>
          <w:numId w:val="43"/>
        </w:numPr>
        <w:spacing w:after="160" w:line="257" w:lineRule="auto"/>
        <w:rPr>
          <w:rFonts w:ascii="Times New Roman" w:eastAsia="Times New Roman" w:hAnsi="Times New Roman" w:cs="Times New Roman"/>
        </w:rPr>
      </w:pPr>
      <w:r w:rsidRPr="4F443166">
        <w:rPr>
          <w:rFonts w:ascii="Times New Roman" w:eastAsia="Times New Roman" w:hAnsi="Times New Roman" w:cs="Times New Roman"/>
          <w:b/>
          <w:bCs/>
        </w:rPr>
        <w:t>Amazon Redshift</w:t>
      </w:r>
      <w:r w:rsidRPr="4F443166">
        <w:rPr>
          <w:rFonts w:ascii="Times New Roman" w:eastAsia="Times New Roman" w:hAnsi="Times New Roman" w:cs="Times New Roman"/>
        </w:rPr>
        <w:t xml:space="preserve">: </w:t>
      </w:r>
    </w:p>
    <w:p w14:paraId="59B87014" w14:textId="4077637C" w:rsidR="0D5009A3" w:rsidRDefault="623112AF" w:rsidP="002E298C">
      <w:pPr>
        <w:pStyle w:val="ListParagraph"/>
        <w:numPr>
          <w:ilvl w:val="1"/>
          <w:numId w:val="43"/>
        </w:numPr>
        <w:spacing w:after="160" w:line="257" w:lineRule="auto"/>
        <w:rPr>
          <w:rFonts w:ascii="Times New Roman" w:eastAsia="Times New Roman" w:hAnsi="Times New Roman" w:cs="Times New Roman"/>
        </w:rPr>
      </w:pPr>
      <w:r w:rsidRPr="2F6AFE9C">
        <w:rPr>
          <w:rFonts w:ascii="Times New Roman" w:eastAsia="Times New Roman" w:hAnsi="Times New Roman" w:cs="Times New Roman"/>
        </w:rPr>
        <w:t xml:space="preserve">Serves as the primary data warehouse for analytics and reporting. Optimized for querying dependent datasets and generating dashboards. </w:t>
      </w:r>
    </w:p>
    <w:p w14:paraId="1C90582C" w14:textId="7BE8A713" w:rsidR="0D5009A3" w:rsidRDefault="40A148C2" w:rsidP="3AF22F0D">
      <w:pPr>
        <w:pStyle w:val="ListParagraph"/>
        <w:spacing w:after="160" w:line="257" w:lineRule="auto"/>
        <w:ind w:left="2160"/>
        <w:rPr>
          <w:rFonts w:ascii="Times New Roman" w:eastAsia="Times New Roman" w:hAnsi="Times New Roman" w:cs="Times New Roman"/>
        </w:rPr>
      </w:pPr>
      <w:r w:rsidRPr="561600C6">
        <w:rPr>
          <w:rFonts w:ascii="Times New Roman" w:eastAsia="Times New Roman" w:hAnsi="Times New Roman" w:cs="Times New Roman"/>
          <w:u w:val="single"/>
        </w:rPr>
        <w:t>Example:</w:t>
      </w:r>
      <w:r w:rsidR="623112AF" w:rsidRPr="2F6AFE9C">
        <w:rPr>
          <w:rFonts w:ascii="Times New Roman" w:eastAsia="Times New Roman" w:hAnsi="Times New Roman" w:cs="Times New Roman"/>
        </w:rPr>
        <w:t xml:space="preserve"> stores curated billing and patient visit records, permitting business teams to investigate monthly revenue trends. </w:t>
      </w:r>
    </w:p>
    <w:p w14:paraId="5DF21219" w14:textId="778FB98E" w:rsidR="0D5009A3" w:rsidRDefault="623112AF" w:rsidP="2F6AFE9C">
      <w:pPr>
        <w:spacing w:line="259" w:lineRule="auto"/>
        <w:rPr>
          <w:rFonts w:ascii="Times New Roman" w:eastAsia="Times New Roman" w:hAnsi="Times New Roman" w:cs="Times New Roman"/>
          <w:sz w:val="32"/>
          <w:szCs w:val="32"/>
        </w:rPr>
      </w:pPr>
      <w:r w:rsidRPr="1312E95B">
        <w:rPr>
          <w:rFonts w:ascii="Times New Roman" w:eastAsia="Times New Roman" w:hAnsi="Times New Roman" w:cs="Times New Roman"/>
          <w:b/>
          <w:sz w:val="28"/>
          <w:szCs w:val="28"/>
        </w:rPr>
        <w:t>3.</w:t>
      </w:r>
      <w:r w:rsidR="21F0C38C" w:rsidRPr="1312E95B">
        <w:rPr>
          <w:rFonts w:ascii="Times New Roman" w:eastAsia="Times New Roman" w:hAnsi="Times New Roman" w:cs="Times New Roman"/>
          <w:b/>
          <w:sz w:val="28"/>
          <w:szCs w:val="28"/>
        </w:rPr>
        <w:t xml:space="preserve"> </w:t>
      </w:r>
      <w:r w:rsidRPr="1312E95B">
        <w:rPr>
          <w:rFonts w:ascii="Times New Roman" w:eastAsia="Times New Roman" w:hAnsi="Times New Roman" w:cs="Times New Roman"/>
          <w:b/>
          <w:sz w:val="28"/>
          <w:szCs w:val="28"/>
        </w:rPr>
        <w:t>Data Transformation</w:t>
      </w:r>
      <w:r w:rsidRPr="2F6AFE9C">
        <w:rPr>
          <w:rFonts w:ascii="Times New Roman" w:eastAsia="Times New Roman" w:hAnsi="Times New Roman" w:cs="Times New Roman"/>
          <w:sz w:val="32"/>
          <w:szCs w:val="32"/>
        </w:rPr>
        <w:t xml:space="preserve"> </w:t>
      </w:r>
    </w:p>
    <w:p w14:paraId="1A88F0A1" w14:textId="7A0DD894" w:rsidR="0D5009A3" w:rsidRDefault="623112AF" w:rsidP="2F6AFE9C">
      <w:pPr>
        <w:spacing w:after="160" w:line="257" w:lineRule="auto"/>
        <w:rPr>
          <w:rFonts w:ascii="Times New Roman" w:eastAsia="Times New Roman" w:hAnsi="Times New Roman" w:cs="Times New Roman"/>
        </w:rPr>
      </w:pPr>
      <w:r w:rsidRPr="2F6AFE9C">
        <w:rPr>
          <w:rFonts w:ascii="Times New Roman" w:eastAsia="Times New Roman" w:hAnsi="Times New Roman" w:cs="Times New Roman"/>
        </w:rPr>
        <w:t xml:space="preserve">The transformation stage cleanses, organizes, and standardizes ingested data to make it analytics prepared. This ensures that the data is consistent and reliable for downstream use. </w:t>
      </w:r>
    </w:p>
    <w:p w14:paraId="62C4000E" w14:textId="1B9EF596" w:rsidR="0D5009A3" w:rsidRDefault="623112AF" w:rsidP="002E298C">
      <w:pPr>
        <w:pStyle w:val="ListParagraph"/>
        <w:numPr>
          <w:ilvl w:val="0"/>
          <w:numId w:val="44"/>
        </w:numPr>
        <w:spacing w:after="160" w:line="259" w:lineRule="auto"/>
        <w:rPr>
          <w:rFonts w:ascii="Times New Roman" w:eastAsia="Times New Roman" w:hAnsi="Times New Roman" w:cs="Times New Roman"/>
        </w:rPr>
      </w:pPr>
      <w:r w:rsidRPr="2F6AFE9C">
        <w:rPr>
          <w:rFonts w:ascii="Times New Roman" w:eastAsia="Times New Roman" w:hAnsi="Times New Roman" w:cs="Times New Roman"/>
          <w:b/>
          <w:bCs/>
        </w:rPr>
        <w:t>AWS Glue Crawler</w:t>
      </w:r>
      <w:r w:rsidRPr="2F6AFE9C">
        <w:rPr>
          <w:rFonts w:ascii="Times New Roman" w:eastAsia="Times New Roman" w:hAnsi="Times New Roman" w:cs="Times New Roman"/>
        </w:rPr>
        <w:t xml:space="preserve">: </w:t>
      </w:r>
    </w:p>
    <w:p w14:paraId="0889390C" w14:textId="5E779753" w:rsidR="0D5009A3" w:rsidRDefault="623112AF" w:rsidP="002E298C">
      <w:pPr>
        <w:pStyle w:val="ListParagraph"/>
        <w:numPr>
          <w:ilvl w:val="1"/>
          <w:numId w:val="44"/>
        </w:numPr>
        <w:spacing w:after="160" w:line="259" w:lineRule="auto"/>
        <w:rPr>
          <w:rFonts w:ascii="Times New Roman" w:eastAsia="Times New Roman" w:hAnsi="Times New Roman" w:cs="Times New Roman"/>
        </w:rPr>
      </w:pPr>
      <w:r w:rsidRPr="2F6AFE9C">
        <w:rPr>
          <w:rFonts w:ascii="Times New Roman" w:eastAsia="Times New Roman" w:hAnsi="Times New Roman" w:cs="Times New Roman"/>
        </w:rPr>
        <w:t xml:space="preserve">It automatically detects schemas for raw structured data stored in S3 and populates the Glue information Catalog. </w:t>
      </w:r>
    </w:p>
    <w:p w14:paraId="36CA3225" w14:textId="2C0FD3D5" w:rsidR="0D5009A3" w:rsidRDefault="7B98E0EA" w:rsidP="27A3AFE4">
      <w:pPr>
        <w:pStyle w:val="ListParagraph"/>
        <w:spacing w:after="160" w:line="259" w:lineRule="auto"/>
        <w:ind w:left="2160"/>
        <w:rPr>
          <w:rFonts w:ascii="Times New Roman" w:eastAsia="Times New Roman" w:hAnsi="Times New Roman" w:cs="Times New Roman"/>
        </w:rPr>
      </w:pPr>
      <w:r w:rsidRPr="310D5A22">
        <w:rPr>
          <w:rFonts w:ascii="Times New Roman" w:eastAsia="Times New Roman" w:hAnsi="Times New Roman" w:cs="Times New Roman"/>
          <w:u w:val="single"/>
        </w:rPr>
        <w:t>Example:</w:t>
      </w:r>
      <w:r w:rsidR="623112AF" w:rsidRPr="2F6AFE9C">
        <w:rPr>
          <w:rFonts w:ascii="Times New Roman" w:eastAsia="Times New Roman" w:hAnsi="Times New Roman" w:cs="Times New Roman"/>
        </w:rPr>
        <w:t xml:space="preserve"> Scans billing information files saved inside the data lake and organizes them into metadata tables for querying. </w:t>
      </w:r>
    </w:p>
    <w:p w14:paraId="46080675" w14:textId="51155427" w:rsidR="27A3AFE4" w:rsidRDefault="27A3AFE4" w:rsidP="27A3AFE4">
      <w:pPr>
        <w:pStyle w:val="ListParagraph"/>
        <w:spacing w:after="160" w:line="259" w:lineRule="auto"/>
        <w:ind w:left="2160"/>
        <w:rPr>
          <w:rFonts w:ascii="Times New Roman" w:eastAsia="Times New Roman" w:hAnsi="Times New Roman" w:cs="Times New Roman"/>
        </w:rPr>
      </w:pPr>
    </w:p>
    <w:p w14:paraId="796EE95B" w14:textId="0B3FF591" w:rsidR="0D5009A3" w:rsidRDefault="623112AF" w:rsidP="002E298C">
      <w:pPr>
        <w:pStyle w:val="ListParagraph"/>
        <w:numPr>
          <w:ilvl w:val="0"/>
          <w:numId w:val="38"/>
        </w:numPr>
        <w:spacing w:after="160" w:line="257" w:lineRule="auto"/>
        <w:rPr>
          <w:rFonts w:ascii="Times New Roman" w:eastAsia="Times New Roman" w:hAnsi="Times New Roman" w:cs="Times New Roman"/>
        </w:rPr>
      </w:pPr>
      <w:r w:rsidRPr="2F6AFE9C">
        <w:rPr>
          <w:rFonts w:ascii="Times New Roman" w:eastAsia="Times New Roman" w:hAnsi="Times New Roman" w:cs="Times New Roman"/>
          <w:b/>
          <w:bCs/>
        </w:rPr>
        <w:t>AWS Glue ETL</w:t>
      </w:r>
      <w:r w:rsidRPr="2F6AFE9C">
        <w:rPr>
          <w:rFonts w:ascii="Times New Roman" w:eastAsia="Times New Roman" w:hAnsi="Times New Roman" w:cs="Times New Roman"/>
        </w:rPr>
        <w:t xml:space="preserve">: </w:t>
      </w:r>
    </w:p>
    <w:p w14:paraId="3582493B" w14:textId="2A160470" w:rsidR="0D5009A3" w:rsidRDefault="623112AF" w:rsidP="002E298C">
      <w:pPr>
        <w:pStyle w:val="ListParagraph"/>
        <w:numPr>
          <w:ilvl w:val="1"/>
          <w:numId w:val="39"/>
        </w:numPr>
        <w:spacing w:after="160" w:line="257" w:lineRule="auto"/>
        <w:rPr>
          <w:rFonts w:ascii="Times New Roman" w:eastAsia="Times New Roman" w:hAnsi="Times New Roman" w:cs="Times New Roman"/>
        </w:rPr>
      </w:pPr>
      <w:r w:rsidRPr="2F6AFE9C">
        <w:rPr>
          <w:rFonts w:ascii="Times New Roman" w:eastAsia="Times New Roman" w:hAnsi="Times New Roman" w:cs="Times New Roman"/>
        </w:rPr>
        <w:t xml:space="preserve">Cleans and preprocesses-based facts, dealing with operations like deduplication, normalization, and facts type standardization. </w:t>
      </w:r>
    </w:p>
    <w:p w14:paraId="3C2D7067" w14:textId="12669415" w:rsidR="0D5009A3" w:rsidRDefault="2918682D" w:rsidP="4BC76C87">
      <w:pPr>
        <w:pStyle w:val="ListParagraph"/>
        <w:spacing w:after="160" w:line="257" w:lineRule="auto"/>
        <w:ind w:left="2160"/>
        <w:rPr>
          <w:rFonts w:ascii="Times New Roman" w:eastAsia="Times New Roman" w:hAnsi="Times New Roman" w:cs="Times New Roman"/>
        </w:rPr>
      </w:pPr>
      <w:r w:rsidRPr="310D5A22">
        <w:rPr>
          <w:rFonts w:ascii="Times New Roman" w:eastAsia="Times New Roman" w:hAnsi="Times New Roman" w:cs="Times New Roman"/>
          <w:u w:val="single"/>
        </w:rPr>
        <w:t>Example:</w:t>
      </w:r>
      <w:r w:rsidR="623112AF" w:rsidRPr="2F6AFE9C">
        <w:rPr>
          <w:rFonts w:ascii="Times New Roman" w:eastAsia="Times New Roman" w:hAnsi="Times New Roman" w:cs="Times New Roman"/>
        </w:rPr>
        <w:t xml:space="preserve"> cleans patient demographic records through disposing of duplicate entries and standardizing date formats.   </w:t>
      </w:r>
    </w:p>
    <w:p w14:paraId="75307486" w14:textId="3A4191B1" w:rsidR="4BC76C87" w:rsidRDefault="4BC76C87" w:rsidP="4BC76C87">
      <w:pPr>
        <w:pStyle w:val="ListParagraph"/>
        <w:spacing w:line="257" w:lineRule="auto"/>
        <w:ind w:left="2160"/>
        <w:rPr>
          <w:rFonts w:ascii="Times New Roman" w:eastAsia="Times New Roman" w:hAnsi="Times New Roman" w:cs="Times New Roman"/>
        </w:rPr>
      </w:pPr>
    </w:p>
    <w:p w14:paraId="63417A0D" w14:textId="3D64CA3E" w:rsidR="0D5009A3" w:rsidRDefault="623112AF" w:rsidP="2F6AFE9C">
      <w:pPr>
        <w:spacing w:line="259" w:lineRule="auto"/>
        <w:rPr>
          <w:rFonts w:ascii="Times New Roman" w:eastAsia="Times New Roman" w:hAnsi="Times New Roman" w:cs="Times New Roman"/>
          <w:sz w:val="28"/>
          <w:szCs w:val="28"/>
        </w:rPr>
      </w:pPr>
      <w:r w:rsidRPr="1312E95B">
        <w:rPr>
          <w:rFonts w:ascii="Times New Roman" w:eastAsia="Times New Roman" w:hAnsi="Times New Roman" w:cs="Times New Roman"/>
          <w:b/>
          <w:sz w:val="28"/>
          <w:szCs w:val="28"/>
        </w:rPr>
        <w:t>4. Data Analysis</w:t>
      </w:r>
      <w:r w:rsidRPr="1312E95B">
        <w:rPr>
          <w:rFonts w:ascii="Times New Roman" w:eastAsia="Times New Roman" w:hAnsi="Times New Roman" w:cs="Times New Roman"/>
          <w:sz w:val="28"/>
          <w:szCs w:val="28"/>
        </w:rPr>
        <w:t xml:space="preserve"> </w:t>
      </w:r>
    </w:p>
    <w:p w14:paraId="27204746" w14:textId="3682E888" w:rsidR="0D5009A3" w:rsidRDefault="623112AF" w:rsidP="2F6AFE9C">
      <w:pPr>
        <w:spacing w:after="160" w:line="257" w:lineRule="auto"/>
        <w:rPr>
          <w:rFonts w:ascii="Times New Roman" w:eastAsia="Times New Roman" w:hAnsi="Times New Roman" w:cs="Times New Roman"/>
        </w:rPr>
      </w:pPr>
      <w:r w:rsidRPr="2F6AFE9C">
        <w:rPr>
          <w:rFonts w:ascii="Times New Roman" w:eastAsia="Times New Roman" w:hAnsi="Times New Roman" w:cs="Times New Roman"/>
        </w:rPr>
        <w:t xml:space="preserve">In the analysis stage, stored structured data is leveraged to generate insights for business users, clinicians, and data scientists. </w:t>
      </w:r>
    </w:p>
    <w:p w14:paraId="5FF66E35" w14:textId="6BCD6A52" w:rsidR="0D5009A3" w:rsidRDefault="623112AF" w:rsidP="002E298C">
      <w:pPr>
        <w:pStyle w:val="ListParagraph"/>
        <w:numPr>
          <w:ilvl w:val="0"/>
          <w:numId w:val="34"/>
        </w:numPr>
        <w:spacing w:line="259" w:lineRule="auto"/>
        <w:rPr>
          <w:rFonts w:ascii="Times New Roman" w:eastAsia="Times New Roman" w:hAnsi="Times New Roman" w:cs="Times New Roman"/>
        </w:rPr>
      </w:pPr>
      <w:r w:rsidRPr="2F6AFE9C">
        <w:rPr>
          <w:rFonts w:ascii="Times New Roman" w:eastAsia="Times New Roman" w:hAnsi="Times New Roman" w:cs="Times New Roman"/>
          <w:b/>
          <w:bCs/>
        </w:rPr>
        <w:t>Amazon Athena</w:t>
      </w:r>
      <w:r w:rsidRPr="2F6AFE9C">
        <w:rPr>
          <w:rFonts w:ascii="Times New Roman" w:eastAsia="Times New Roman" w:hAnsi="Times New Roman" w:cs="Times New Roman"/>
        </w:rPr>
        <w:t xml:space="preserve">: </w:t>
      </w:r>
    </w:p>
    <w:p w14:paraId="7561F599" w14:textId="2C1C214C" w:rsidR="0D5009A3" w:rsidRDefault="623112AF" w:rsidP="002E298C">
      <w:pPr>
        <w:pStyle w:val="ListParagraph"/>
        <w:numPr>
          <w:ilvl w:val="1"/>
          <w:numId w:val="34"/>
        </w:numPr>
        <w:spacing w:line="259" w:lineRule="auto"/>
        <w:rPr>
          <w:rFonts w:ascii="Times New Roman" w:eastAsia="Times New Roman" w:hAnsi="Times New Roman" w:cs="Times New Roman"/>
        </w:rPr>
      </w:pPr>
      <w:r w:rsidRPr="2F6AFE9C">
        <w:rPr>
          <w:rFonts w:ascii="Times New Roman" w:eastAsia="Times New Roman" w:hAnsi="Times New Roman" w:cs="Times New Roman"/>
        </w:rPr>
        <w:t xml:space="preserve">Enables SQL-based querying of structured data stored in Amazon S3 without requiring additional infrastructure. </w:t>
      </w:r>
    </w:p>
    <w:p w14:paraId="229485B1" w14:textId="555A2EEB" w:rsidR="50DE71C7" w:rsidRDefault="623112AF" w:rsidP="50DE71C7">
      <w:pPr>
        <w:pStyle w:val="ListParagraph"/>
        <w:spacing w:line="257" w:lineRule="auto"/>
        <w:ind w:left="2160"/>
        <w:rPr>
          <w:rFonts w:ascii="Times New Roman" w:eastAsia="Times New Roman" w:hAnsi="Times New Roman" w:cs="Times New Roman"/>
        </w:rPr>
      </w:pPr>
      <w:r w:rsidRPr="20F1CBB3">
        <w:rPr>
          <w:rFonts w:ascii="Times New Roman" w:eastAsia="Times New Roman" w:hAnsi="Times New Roman" w:cs="Times New Roman"/>
          <w:u w:val="single"/>
        </w:rPr>
        <w:t>Example</w:t>
      </w:r>
      <w:r w:rsidR="56178543" w:rsidRPr="20F1CBB3">
        <w:rPr>
          <w:rFonts w:ascii="Times New Roman" w:eastAsia="Times New Roman" w:hAnsi="Times New Roman" w:cs="Times New Roman"/>
          <w:u w:val="single"/>
        </w:rPr>
        <w:t>:</w:t>
      </w:r>
      <w:r w:rsidR="56178543" w:rsidRPr="50DE71C7">
        <w:rPr>
          <w:rFonts w:ascii="Times New Roman" w:eastAsia="Times New Roman" w:hAnsi="Times New Roman" w:cs="Times New Roman"/>
        </w:rPr>
        <w:t xml:space="preserve"> </w:t>
      </w:r>
      <w:r w:rsidRPr="2F6AFE9C">
        <w:rPr>
          <w:rFonts w:ascii="Times New Roman" w:eastAsia="Times New Roman" w:hAnsi="Times New Roman" w:cs="Times New Roman"/>
        </w:rPr>
        <w:t xml:space="preserve">Ad-hoc querying of archived patient demographics to identify trends in hospital admissions. </w:t>
      </w:r>
    </w:p>
    <w:p w14:paraId="2157E50B" w14:textId="61CE8E86" w:rsidR="50DE71C7" w:rsidRDefault="50DE71C7" w:rsidP="50DE71C7">
      <w:pPr>
        <w:pStyle w:val="ListParagraph"/>
        <w:spacing w:line="257" w:lineRule="auto"/>
        <w:ind w:left="2160"/>
        <w:rPr>
          <w:rFonts w:ascii="Times New Roman" w:eastAsia="Times New Roman" w:hAnsi="Times New Roman" w:cs="Times New Roman"/>
        </w:rPr>
      </w:pPr>
    </w:p>
    <w:p w14:paraId="67DDDAC5" w14:textId="4EF1CD15" w:rsidR="0D5009A3" w:rsidRDefault="623112AF" w:rsidP="002E298C">
      <w:pPr>
        <w:pStyle w:val="ListParagraph"/>
        <w:numPr>
          <w:ilvl w:val="0"/>
          <w:numId w:val="33"/>
        </w:numPr>
        <w:spacing w:line="257" w:lineRule="auto"/>
        <w:rPr>
          <w:rFonts w:ascii="Times New Roman" w:eastAsia="Times New Roman" w:hAnsi="Times New Roman" w:cs="Times New Roman"/>
        </w:rPr>
      </w:pPr>
      <w:r w:rsidRPr="2F6AFE9C">
        <w:rPr>
          <w:rFonts w:ascii="Times New Roman" w:eastAsia="Times New Roman" w:hAnsi="Times New Roman" w:cs="Times New Roman"/>
          <w:b/>
          <w:bCs/>
        </w:rPr>
        <w:t xml:space="preserve">Amazon </w:t>
      </w:r>
      <w:proofErr w:type="spellStart"/>
      <w:r w:rsidRPr="2F6AFE9C">
        <w:rPr>
          <w:rFonts w:ascii="Times New Roman" w:eastAsia="Times New Roman" w:hAnsi="Times New Roman" w:cs="Times New Roman"/>
          <w:b/>
          <w:bCs/>
        </w:rPr>
        <w:t>QuickSight</w:t>
      </w:r>
      <w:proofErr w:type="spellEnd"/>
      <w:r w:rsidRPr="2F6AFE9C">
        <w:rPr>
          <w:rFonts w:ascii="Times New Roman" w:eastAsia="Times New Roman" w:hAnsi="Times New Roman" w:cs="Times New Roman"/>
        </w:rPr>
        <w:t xml:space="preserve">: </w:t>
      </w:r>
    </w:p>
    <w:p w14:paraId="4899500A" w14:textId="58AAD278" w:rsidR="0D5009A3" w:rsidRDefault="623112AF" w:rsidP="002E298C">
      <w:pPr>
        <w:pStyle w:val="ListParagraph"/>
        <w:numPr>
          <w:ilvl w:val="1"/>
          <w:numId w:val="33"/>
        </w:numPr>
        <w:spacing w:line="257" w:lineRule="auto"/>
        <w:rPr>
          <w:rFonts w:ascii="Times New Roman" w:eastAsia="Times New Roman" w:hAnsi="Times New Roman" w:cs="Times New Roman"/>
        </w:rPr>
      </w:pPr>
      <w:r w:rsidRPr="2F6AFE9C">
        <w:rPr>
          <w:rFonts w:ascii="Times New Roman" w:eastAsia="Times New Roman" w:hAnsi="Times New Roman" w:cs="Times New Roman"/>
        </w:rPr>
        <w:t xml:space="preserve">Provides dashboards and visualizations for operational and financial reporting. </w:t>
      </w:r>
    </w:p>
    <w:p w14:paraId="528CD951" w14:textId="2C09268E" w:rsidR="0D5009A3" w:rsidRDefault="7C462852" w:rsidP="4FEEDF09">
      <w:pPr>
        <w:pStyle w:val="ListParagraph"/>
        <w:spacing w:line="257" w:lineRule="auto"/>
        <w:ind w:left="2160"/>
        <w:rPr>
          <w:rFonts w:ascii="Times New Roman" w:eastAsia="Times New Roman" w:hAnsi="Times New Roman" w:cs="Times New Roman"/>
        </w:rPr>
      </w:pPr>
      <w:r w:rsidRPr="20F1CBB3">
        <w:rPr>
          <w:rFonts w:ascii="Times New Roman" w:eastAsia="Times New Roman" w:hAnsi="Times New Roman" w:cs="Times New Roman"/>
          <w:u w:val="single"/>
        </w:rPr>
        <w:t>Example:</w:t>
      </w:r>
      <w:r w:rsidRPr="2EAA0311">
        <w:rPr>
          <w:rFonts w:ascii="Times New Roman" w:eastAsia="Times New Roman" w:hAnsi="Times New Roman" w:cs="Times New Roman"/>
        </w:rPr>
        <w:t xml:space="preserve"> G</w:t>
      </w:r>
      <w:r w:rsidR="623112AF" w:rsidRPr="2EAA0311">
        <w:rPr>
          <w:rFonts w:ascii="Times New Roman" w:eastAsia="Times New Roman" w:hAnsi="Times New Roman" w:cs="Times New Roman"/>
        </w:rPr>
        <w:t>enerates</w:t>
      </w:r>
      <w:r w:rsidR="623112AF" w:rsidRPr="2F6AFE9C">
        <w:rPr>
          <w:rFonts w:ascii="Times New Roman" w:eastAsia="Times New Roman" w:hAnsi="Times New Roman" w:cs="Times New Roman"/>
        </w:rPr>
        <w:t xml:space="preserve"> actual-time dashboards displaying health facility occupancy quotes and monthly billing summaries. </w:t>
      </w:r>
      <w:r w:rsidR="0D5009A3">
        <w:br/>
      </w:r>
      <w:r w:rsidR="623112AF" w:rsidRPr="2F6AFE9C">
        <w:rPr>
          <w:rFonts w:ascii="Times New Roman" w:eastAsia="Times New Roman" w:hAnsi="Times New Roman" w:cs="Times New Roman"/>
        </w:rPr>
        <w:t xml:space="preserve">  </w:t>
      </w:r>
    </w:p>
    <w:p w14:paraId="211A9D31" w14:textId="7111620A" w:rsidR="0D5009A3" w:rsidRDefault="623112AF" w:rsidP="002E298C">
      <w:pPr>
        <w:pStyle w:val="ListParagraph"/>
        <w:numPr>
          <w:ilvl w:val="0"/>
          <w:numId w:val="37"/>
        </w:numPr>
        <w:spacing w:after="160" w:line="257" w:lineRule="auto"/>
        <w:rPr>
          <w:rFonts w:ascii="Times New Roman" w:eastAsia="Times New Roman" w:hAnsi="Times New Roman" w:cs="Times New Roman"/>
        </w:rPr>
      </w:pPr>
      <w:r w:rsidRPr="2F6AFE9C">
        <w:rPr>
          <w:rFonts w:ascii="Times New Roman" w:eastAsia="Times New Roman" w:hAnsi="Times New Roman" w:cs="Times New Roman"/>
          <w:b/>
          <w:bCs/>
        </w:rPr>
        <w:t xml:space="preserve">Amazon </w:t>
      </w:r>
      <w:proofErr w:type="spellStart"/>
      <w:r w:rsidRPr="2F6AFE9C">
        <w:rPr>
          <w:rFonts w:ascii="Times New Roman" w:eastAsia="Times New Roman" w:hAnsi="Times New Roman" w:cs="Times New Roman"/>
          <w:b/>
          <w:bCs/>
        </w:rPr>
        <w:t>SageMaker</w:t>
      </w:r>
      <w:proofErr w:type="spellEnd"/>
      <w:r w:rsidRPr="2F6AFE9C">
        <w:rPr>
          <w:rFonts w:ascii="Times New Roman" w:eastAsia="Times New Roman" w:hAnsi="Times New Roman" w:cs="Times New Roman"/>
        </w:rPr>
        <w:t xml:space="preserve">: </w:t>
      </w:r>
    </w:p>
    <w:p w14:paraId="0ADFBC95" w14:textId="661E10EA" w:rsidR="0D5009A3" w:rsidRDefault="623112AF" w:rsidP="002E298C">
      <w:pPr>
        <w:pStyle w:val="ListParagraph"/>
        <w:numPr>
          <w:ilvl w:val="1"/>
          <w:numId w:val="37"/>
        </w:numPr>
        <w:spacing w:after="160" w:line="257" w:lineRule="auto"/>
        <w:rPr>
          <w:rFonts w:ascii="Aptos" w:eastAsia="Aptos" w:hAnsi="Aptos" w:cs="Aptos"/>
        </w:rPr>
      </w:pPr>
      <w:r w:rsidRPr="4FEEDF09">
        <w:rPr>
          <w:rFonts w:ascii="Times New Roman" w:eastAsia="Times New Roman" w:hAnsi="Times New Roman" w:cs="Times New Roman"/>
        </w:rPr>
        <w:t xml:space="preserve">Supports machine learning workflows, enabling predictive analytics. </w:t>
      </w:r>
    </w:p>
    <w:p w14:paraId="7E62E28B" w14:textId="06EC342B" w:rsidR="0D5009A3" w:rsidRDefault="70C3879F" w:rsidP="4FEEDF09">
      <w:pPr>
        <w:pStyle w:val="ListParagraph"/>
        <w:spacing w:after="160" w:line="257" w:lineRule="auto"/>
        <w:ind w:left="2160"/>
        <w:rPr>
          <w:rFonts w:ascii="Aptos" w:eastAsia="Aptos" w:hAnsi="Aptos" w:cs="Aptos"/>
        </w:rPr>
      </w:pPr>
      <w:r w:rsidRPr="2EAA0311">
        <w:rPr>
          <w:rFonts w:ascii="Times New Roman" w:eastAsia="Times New Roman" w:hAnsi="Times New Roman" w:cs="Times New Roman"/>
          <w:u w:val="single"/>
        </w:rPr>
        <w:t>Example:</w:t>
      </w:r>
      <w:r w:rsidRPr="2EAA0311">
        <w:rPr>
          <w:rFonts w:ascii="Times New Roman" w:eastAsia="Times New Roman" w:hAnsi="Times New Roman" w:cs="Times New Roman"/>
        </w:rPr>
        <w:t xml:space="preserve"> Builds</w:t>
      </w:r>
      <w:r w:rsidR="623112AF" w:rsidRPr="2F6AFE9C">
        <w:rPr>
          <w:rFonts w:ascii="Times New Roman" w:eastAsia="Times New Roman" w:hAnsi="Times New Roman" w:cs="Times New Roman"/>
        </w:rPr>
        <w:t xml:space="preserve"> predictive models to forecast patient readmission probabilities based on historical data.</w:t>
      </w:r>
    </w:p>
    <w:p w14:paraId="661E7771" w14:textId="605DFB32" w:rsidR="4FEEDF09" w:rsidRDefault="4FEEDF09" w:rsidP="4FEEDF09">
      <w:pPr>
        <w:pStyle w:val="ListParagraph"/>
        <w:spacing w:line="257" w:lineRule="auto"/>
        <w:ind w:left="2160"/>
        <w:rPr>
          <w:rFonts w:ascii="Times New Roman" w:eastAsia="Times New Roman" w:hAnsi="Times New Roman" w:cs="Times New Roman"/>
        </w:rPr>
      </w:pPr>
    </w:p>
    <w:p w14:paraId="67EEF8E6" w14:textId="5CB15045" w:rsidR="0D6A901B" w:rsidRDefault="09A69BB3" w:rsidP="4CBA4F57">
      <w:pPr>
        <w:spacing w:line="257" w:lineRule="auto"/>
        <w:rPr>
          <w:rFonts w:ascii="Times New Roman" w:eastAsia="Times New Roman" w:hAnsi="Times New Roman" w:cs="Times New Roman"/>
          <w:b/>
          <w:bCs/>
          <w:sz w:val="32"/>
          <w:szCs w:val="32"/>
        </w:rPr>
      </w:pPr>
      <w:r w:rsidRPr="616844EE">
        <w:rPr>
          <w:rFonts w:ascii="Times New Roman" w:eastAsia="Times New Roman" w:hAnsi="Times New Roman" w:cs="Times New Roman"/>
          <w:sz w:val="32"/>
          <w:szCs w:val="32"/>
        </w:rPr>
        <w:t xml:space="preserve">5. </w:t>
      </w:r>
      <w:r w:rsidRPr="616844EE">
        <w:rPr>
          <w:rFonts w:ascii="Times New Roman" w:eastAsia="Times New Roman" w:hAnsi="Times New Roman" w:cs="Times New Roman"/>
          <w:b/>
          <w:sz w:val="32"/>
          <w:szCs w:val="32"/>
        </w:rPr>
        <w:t>Governance and Compliance:</w:t>
      </w:r>
    </w:p>
    <w:p w14:paraId="366F9312" w14:textId="35314F37" w:rsidR="74A8DB6F" w:rsidRDefault="74A8DB6F" w:rsidP="51F3487E">
      <w:pPr>
        <w:spacing w:line="257" w:lineRule="auto"/>
        <w:rPr>
          <w:rFonts w:ascii="Times New Roman" w:eastAsia="Times New Roman" w:hAnsi="Times New Roman" w:cs="Times New Roman"/>
          <w:b/>
          <w:bCs/>
        </w:rPr>
      </w:pPr>
      <w:r w:rsidRPr="51F3487E">
        <w:rPr>
          <w:rFonts w:ascii="Times New Roman" w:eastAsia="Times New Roman" w:hAnsi="Times New Roman" w:cs="Times New Roman"/>
          <w:b/>
          <w:bCs/>
        </w:rPr>
        <w:t xml:space="preserve"> </w:t>
      </w:r>
      <w:r w:rsidRPr="616844EE">
        <w:rPr>
          <w:rFonts w:ascii="Times New Roman" w:eastAsia="Times New Roman" w:hAnsi="Times New Roman" w:cs="Times New Roman"/>
        </w:rPr>
        <w:t xml:space="preserve">Governance spans all stages of the pipeline to ensure data security </w:t>
      </w:r>
      <w:r w:rsidR="03D10827" w:rsidRPr="616844EE">
        <w:rPr>
          <w:rFonts w:ascii="Times New Roman" w:eastAsia="Times New Roman" w:hAnsi="Times New Roman" w:cs="Times New Roman"/>
        </w:rPr>
        <w:t>and regulatory compliance.</w:t>
      </w:r>
    </w:p>
    <w:p w14:paraId="02058E93" w14:textId="4C3CBCC1" w:rsidR="65C0E0B4" w:rsidRDefault="65C0E0B4" w:rsidP="65C0E0B4">
      <w:pPr>
        <w:spacing w:line="257" w:lineRule="auto"/>
        <w:rPr>
          <w:rFonts w:ascii="Times New Roman" w:eastAsia="Times New Roman" w:hAnsi="Times New Roman" w:cs="Times New Roman"/>
        </w:rPr>
      </w:pPr>
    </w:p>
    <w:p w14:paraId="0038090C" w14:textId="0CE8E97F" w:rsidR="616844EE" w:rsidRDefault="03D10827" w:rsidP="002E298C">
      <w:pPr>
        <w:pStyle w:val="ListParagraph"/>
        <w:numPr>
          <w:ilvl w:val="0"/>
          <w:numId w:val="52"/>
        </w:numPr>
        <w:spacing w:line="257" w:lineRule="auto"/>
        <w:rPr>
          <w:rFonts w:ascii="Times New Roman" w:eastAsia="Times New Roman" w:hAnsi="Times New Roman" w:cs="Times New Roman"/>
          <w:b/>
          <w:bCs/>
        </w:rPr>
      </w:pPr>
      <w:r w:rsidRPr="409AFEE5">
        <w:rPr>
          <w:rFonts w:ascii="Times New Roman" w:eastAsia="Times New Roman" w:hAnsi="Times New Roman" w:cs="Times New Roman"/>
          <w:b/>
          <w:bCs/>
        </w:rPr>
        <w:t xml:space="preserve">AWS Lake </w:t>
      </w:r>
      <w:r w:rsidRPr="559A3728">
        <w:rPr>
          <w:rFonts w:ascii="Times New Roman" w:eastAsia="Times New Roman" w:hAnsi="Times New Roman" w:cs="Times New Roman"/>
          <w:b/>
          <w:bCs/>
        </w:rPr>
        <w:t xml:space="preserve">Formation: </w:t>
      </w:r>
    </w:p>
    <w:p w14:paraId="155B295F" w14:textId="3F3006A0" w:rsidR="616844EE" w:rsidRDefault="03D10827" w:rsidP="7C57ADF1">
      <w:pPr>
        <w:pStyle w:val="ListParagraph"/>
        <w:spacing w:line="257" w:lineRule="auto"/>
        <w:ind w:left="1440"/>
        <w:rPr>
          <w:rFonts w:ascii="Times New Roman" w:eastAsia="Times New Roman" w:hAnsi="Times New Roman" w:cs="Times New Roman"/>
        </w:rPr>
      </w:pPr>
      <w:r w:rsidRPr="559A3728">
        <w:rPr>
          <w:rFonts w:ascii="Times New Roman" w:eastAsia="Times New Roman" w:hAnsi="Times New Roman" w:cs="Times New Roman"/>
        </w:rPr>
        <w:t>Manages role</w:t>
      </w:r>
      <w:r w:rsidR="4334874D" w:rsidRPr="559A3728">
        <w:rPr>
          <w:rFonts w:ascii="Times New Roman" w:eastAsia="Times New Roman" w:hAnsi="Times New Roman" w:cs="Times New Roman"/>
        </w:rPr>
        <w:t xml:space="preserve">-based access controls, ensuring only authorized personnel can view specific </w:t>
      </w:r>
      <w:r w:rsidR="50846928" w:rsidRPr="559A3728">
        <w:rPr>
          <w:rFonts w:ascii="Times New Roman" w:eastAsia="Times New Roman" w:hAnsi="Times New Roman" w:cs="Times New Roman"/>
        </w:rPr>
        <w:t>data. (e.g.</w:t>
      </w:r>
      <w:r w:rsidR="728CB470" w:rsidRPr="559A3728">
        <w:rPr>
          <w:rFonts w:ascii="Times New Roman" w:eastAsia="Times New Roman" w:hAnsi="Times New Roman" w:cs="Times New Roman"/>
        </w:rPr>
        <w:t>, clinicians</w:t>
      </w:r>
      <w:r w:rsidR="4334874D" w:rsidRPr="559A3728">
        <w:rPr>
          <w:rFonts w:ascii="Times New Roman" w:eastAsia="Times New Roman" w:hAnsi="Times New Roman" w:cs="Times New Roman"/>
        </w:rPr>
        <w:t xml:space="preserve"> </w:t>
      </w:r>
      <w:r w:rsidR="31799319" w:rsidRPr="559A3728">
        <w:rPr>
          <w:rFonts w:ascii="Times New Roman" w:eastAsia="Times New Roman" w:hAnsi="Times New Roman" w:cs="Times New Roman"/>
        </w:rPr>
        <w:t>vs. Finance</w:t>
      </w:r>
      <w:r w:rsidR="4334874D" w:rsidRPr="559A3728">
        <w:rPr>
          <w:rFonts w:ascii="Times New Roman" w:eastAsia="Times New Roman" w:hAnsi="Times New Roman" w:cs="Times New Roman"/>
        </w:rPr>
        <w:t xml:space="preserve"> staff)</w:t>
      </w:r>
      <w:r w:rsidR="74805BD2" w:rsidRPr="559A3728">
        <w:rPr>
          <w:rFonts w:ascii="Times New Roman" w:eastAsia="Times New Roman" w:hAnsi="Times New Roman" w:cs="Times New Roman"/>
        </w:rPr>
        <w:t>.</w:t>
      </w:r>
    </w:p>
    <w:p w14:paraId="429927F3" w14:textId="1AC3C75F" w:rsidR="43F12DA1" w:rsidRDefault="43F12DA1" w:rsidP="44ED5E6C">
      <w:pPr>
        <w:pStyle w:val="ListParagraph"/>
        <w:spacing w:line="257" w:lineRule="auto"/>
        <w:ind w:left="1800"/>
        <w:rPr>
          <w:rFonts w:ascii="Times New Roman" w:eastAsia="Times New Roman" w:hAnsi="Times New Roman" w:cs="Times New Roman"/>
        </w:rPr>
      </w:pPr>
      <w:r w:rsidRPr="0E25CB7E">
        <w:rPr>
          <w:rFonts w:ascii="Times New Roman" w:eastAsia="Times New Roman" w:hAnsi="Times New Roman" w:cs="Times New Roman"/>
          <w:u w:val="single"/>
        </w:rPr>
        <w:t xml:space="preserve">Example: </w:t>
      </w:r>
      <w:r w:rsidRPr="0E25CB7E">
        <w:rPr>
          <w:rFonts w:ascii="Times New Roman" w:eastAsia="Times New Roman" w:hAnsi="Times New Roman" w:cs="Times New Roman"/>
        </w:rPr>
        <w:t>clinicians may be given access to patient medical records, while billing data is restricted to finance staff.</w:t>
      </w:r>
    </w:p>
    <w:p w14:paraId="15ABC76F" w14:textId="14AB9DE6" w:rsidR="7C57ADF1" w:rsidRDefault="7C57ADF1" w:rsidP="7C57ADF1">
      <w:pPr>
        <w:pStyle w:val="ListParagraph"/>
        <w:spacing w:line="257" w:lineRule="auto"/>
        <w:ind w:left="1440"/>
        <w:rPr>
          <w:rFonts w:ascii="Times New Roman" w:eastAsia="Times New Roman" w:hAnsi="Times New Roman" w:cs="Times New Roman"/>
        </w:rPr>
      </w:pPr>
    </w:p>
    <w:p w14:paraId="13FFA0A6" w14:textId="40062328" w:rsidR="559A3728" w:rsidRDefault="5484ADF1" w:rsidP="499B21D0">
      <w:pPr>
        <w:pStyle w:val="ListParagraph"/>
        <w:numPr>
          <w:ilvl w:val="0"/>
          <w:numId w:val="60"/>
        </w:numPr>
        <w:spacing w:line="257" w:lineRule="auto"/>
        <w:rPr>
          <w:rFonts w:ascii="Times New Roman" w:eastAsia="Times New Roman" w:hAnsi="Times New Roman" w:cs="Times New Roman"/>
        </w:rPr>
      </w:pPr>
      <w:r w:rsidRPr="298E4167">
        <w:rPr>
          <w:rFonts w:ascii="Times New Roman" w:eastAsia="Times New Roman" w:hAnsi="Times New Roman" w:cs="Times New Roman"/>
          <w:b/>
          <w:bCs/>
        </w:rPr>
        <w:t xml:space="preserve">  </w:t>
      </w:r>
      <w:r w:rsidR="74805BD2" w:rsidRPr="6AA1F1DC">
        <w:rPr>
          <w:rFonts w:ascii="Times New Roman" w:eastAsia="Times New Roman" w:hAnsi="Times New Roman" w:cs="Times New Roman"/>
          <w:b/>
        </w:rPr>
        <w:t xml:space="preserve">AWS Key Management Services (KMS): </w:t>
      </w:r>
    </w:p>
    <w:p w14:paraId="65E27EAB" w14:textId="606B36EF" w:rsidR="559A3728" w:rsidRDefault="74805BD2" w:rsidP="7C57ADF1">
      <w:pPr>
        <w:pStyle w:val="ListParagraph"/>
        <w:spacing w:line="257" w:lineRule="auto"/>
        <w:ind w:left="1440"/>
        <w:rPr>
          <w:rFonts w:ascii="Times New Roman" w:eastAsia="Times New Roman" w:hAnsi="Times New Roman" w:cs="Times New Roman"/>
        </w:rPr>
      </w:pPr>
      <w:r w:rsidRPr="14915F2D">
        <w:rPr>
          <w:rFonts w:ascii="Times New Roman" w:eastAsia="Times New Roman" w:hAnsi="Times New Roman" w:cs="Times New Roman"/>
        </w:rPr>
        <w:t xml:space="preserve">Encrypts </w:t>
      </w:r>
      <w:r w:rsidR="3117ADBB" w:rsidRPr="62860E74">
        <w:rPr>
          <w:rFonts w:ascii="Times New Roman" w:eastAsia="Times New Roman" w:hAnsi="Times New Roman" w:cs="Times New Roman"/>
        </w:rPr>
        <w:t>data</w:t>
      </w:r>
      <w:r w:rsidR="3117ADBB" w:rsidRPr="6E0C5A08">
        <w:rPr>
          <w:rFonts w:ascii="Times New Roman" w:eastAsia="Times New Roman" w:hAnsi="Times New Roman" w:cs="Times New Roman"/>
        </w:rPr>
        <w:t xml:space="preserve"> </w:t>
      </w:r>
      <w:r w:rsidRPr="6E0C5A08">
        <w:rPr>
          <w:rFonts w:ascii="Times New Roman" w:eastAsia="Times New Roman" w:hAnsi="Times New Roman" w:cs="Times New Roman"/>
        </w:rPr>
        <w:t>in</w:t>
      </w:r>
      <w:r w:rsidRPr="14915F2D">
        <w:rPr>
          <w:rFonts w:ascii="Times New Roman" w:eastAsia="Times New Roman" w:hAnsi="Times New Roman" w:cs="Times New Roman"/>
        </w:rPr>
        <w:t xml:space="preserve"> </w:t>
      </w:r>
      <w:r w:rsidRPr="2AF2ED54">
        <w:rPr>
          <w:rFonts w:ascii="Times New Roman" w:eastAsia="Times New Roman" w:hAnsi="Times New Roman" w:cs="Times New Roman"/>
        </w:rPr>
        <w:t>storage</w:t>
      </w:r>
      <w:r w:rsidR="6887C770" w:rsidRPr="0E25CB7E">
        <w:rPr>
          <w:rFonts w:ascii="Times New Roman" w:eastAsia="Times New Roman" w:hAnsi="Times New Roman" w:cs="Times New Roman"/>
        </w:rPr>
        <w:t xml:space="preserve"> (</w:t>
      </w:r>
      <w:r w:rsidRPr="2AF2ED54">
        <w:rPr>
          <w:rFonts w:ascii="Times New Roman" w:eastAsia="Times New Roman" w:hAnsi="Times New Roman" w:cs="Times New Roman"/>
        </w:rPr>
        <w:t>Amazon S3, Redshift</w:t>
      </w:r>
      <w:r w:rsidR="64CE19A9" w:rsidRPr="2AF2ED54">
        <w:rPr>
          <w:rFonts w:ascii="Times New Roman" w:eastAsia="Times New Roman" w:hAnsi="Times New Roman" w:cs="Times New Roman"/>
        </w:rPr>
        <w:t xml:space="preserve">) and </w:t>
      </w:r>
      <w:r w:rsidR="4E84C445" w:rsidRPr="6AA1F1DC">
        <w:rPr>
          <w:rFonts w:ascii="Times New Roman" w:eastAsia="Times New Roman" w:hAnsi="Times New Roman" w:cs="Times New Roman"/>
        </w:rPr>
        <w:t>transits data</w:t>
      </w:r>
      <w:r w:rsidR="64CE19A9" w:rsidRPr="2AF2ED54">
        <w:rPr>
          <w:rFonts w:ascii="Times New Roman" w:eastAsia="Times New Roman" w:hAnsi="Times New Roman" w:cs="Times New Roman"/>
        </w:rPr>
        <w:t xml:space="preserve"> to protect sensitive information.</w:t>
      </w:r>
    </w:p>
    <w:p w14:paraId="55145B17" w14:textId="681CE2C4" w:rsidR="38213115" w:rsidRDefault="14E8DE5A" w:rsidP="44ED5E6C">
      <w:pPr>
        <w:pStyle w:val="ListParagraph"/>
        <w:spacing w:line="257" w:lineRule="auto"/>
        <w:ind w:left="1800"/>
        <w:rPr>
          <w:rFonts w:ascii="Times New Roman" w:eastAsia="Times New Roman" w:hAnsi="Times New Roman" w:cs="Times New Roman"/>
        </w:rPr>
      </w:pPr>
      <w:r w:rsidRPr="6C56E891">
        <w:rPr>
          <w:rFonts w:ascii="Times New Roman" w:eastAsia="Times New Roman" w:hAnsi="Times New Roman" w:cs="Times New Roman"/>
          <w:u w:val="single"/>
        </w:rPr>
        <w:t xml:space="preserve">Example: </w:t>
      </w:r>
      <w:r w:rsidRPr="6C56E891">
        <w:rPr>
          <w:rFonts w:ascii="Times New Roman" w:eastAsia="Times New Roman" w:hAnsi="Times New Roman" w:cs="Times New Roman"/>
        </w:rPr>
        <w:t>Patient demographic data stored in S3 and queried through Athena is encrypted during storage and while accessed by an analyst.</w:t>
      </w:r>
    </w:p>
    <w:p w14:paraId="5C137134" w14:textId="4DF3307A" w:rsidR="44ED5E6C" w:rsidRDefault="44ED5E6C" w:rsidP="44ED5E6C">
      <w:pPr>
        <w:pStyle w:val="ListParagraph"/>
        <w:spacing w:line="257" w:lineRule="auto"/>
        <w:ind w:left="1800"/>
        <w:rPr>
          <w:rFonts w:ascii="Times New Roman" w:eastAsia="Times New Roman" w:hAnsi="Times New Roman" w:cs="Times New Roman"/>
        </w:rPr>
      </w:pPr>
    </w:p>
    <w:p w14:paraId="6395531B" w14:textId="1CE48DEC" w:rsidR="0D5009A3" w:rsidRDefault="73687700" w:rsidP="2F6AFE9C">
      <w:pPr>
        <w:spacing w:line="259" w:lineRule="auto"/>
        <w:rPr>
          <w:rFonts w:ascii="Times New Roman" w:eastAsia="Times New Roman" w:hAnsi="Times New Roman" w:cs="Times New Roman"/>
          <w:b/>
          <w:bCs/>
          <w:u w:val="single"/>
        </w:rPr>
      </w:pPr>
      <w:r w:rsidRPr="2F6AFE9C">
        <w:rPr>
          <w:rFonts w:ascii="Times New Roman" w:eastAsia="Times New Roman" w:hAnsi="Times New Roman" w:cs="Times New Roman"/>
          <w:b/>
          <w:bCs/>
          <w:u w:val="single"/>
        </w:rPr>
        <w:t xml:space="preserve">Benefits: </w:t>
      </w:r>
    </w:p>
    <w:p w14:paraId="4D4DA320" w14:textId="55733D92" w:rsidR="0D5009A3" w:rsidRPr="00754388" w:rsidRDefault="73687700" w:rsidP="00754388">
      <w:pPr>
        <w:pStyle w:val="ListParagraph"/>
        <w:numPr>
          <w:ilvl w:val="0"/>
          <w:numId w:val="22"/>
        </w:numPr>
        <w:spacing w:line="259" w:lineRule="auto"/>
        <w:rPr>
          <w:rFonts w:ascii="Times New Roman" w:eastAsia="Times New Roman" w:hAnsi="Times New Roman" w:cs="Times New Roman"/>
        </w:rPr>
      </w:pPr>
      <w:r w:rsidRPr="00754388">
        <w:rPr>
          <w:rFonts w:ascii="Times New Roman" w:eastAsia="Times New Roman" w:hAnsi="Times New Roman" w:cs="Times New Roman"/>
          <w:b/>
          <w:bCs/>
        </w:rPr>
        <w:t>Scalability</w:t>
      </w:r>
      <w:r w:rsidRPr="00754388">
        <w:rPr>
          <w:rFonts w:ascii="Times New Roman" w:eastAsia="Times New Roman" w:hAnsi="Times New Roman" w:cs="Times New Roman"/>
        </w:rPr>
        <w:t>: Dynamically handles increasing data volumes using AWS’s elastic resources.</w:t>
      </w:r>
    </w:p>
    <w:p w14:paraId="56BACB10" w14:textId="0F2AF9EE" w:rsidR="0D5009A3" w:rsidRDefault="73687700" w:rsidP="00F06E08">
      <w:pPr>
        <w:pStyle w:val="ListParagraph"/>
        <w:numPr>
          <w:ilvl w:val="0"/>
          <w:numId w:val="22"/>
        </w:numPr>
        <w:spacing w:line="259" w:lineRule="auto"/>
        <w:rPr>
          <w:rFonts w:ascii="Times New Roman" w:eastAsia="Times New Roman" w:hAnsi="Times New Roman" w:cs="Times New Roman"/>
        </w:rPr>
      </w:pPr>
      <w:r w:rsidRPr="2F6AFE9C">
        <w:rPr>
          <w:rFonts w:ascii="Times New Roman" w:eastAsia="Times New Roman" w:hAnsi="Times New Roman" w:cs="Times New Roman"/>
          <w:b/>
          <w:bCs/>
        </w:rPr>
        <w:t>Compliance</w:t>
      </w:r>
      <w:r w:rsidRPr="2F6AFE9C">
        <w:rPr>
          <w:rFonts w:ascii="Times New Roman" w:eastAsia="Times New Roman" w:hAnsi="Times New Roman" w:cs="Times New Roman"/>
        </w:rPr>
        <w:t>: Meets healthcare standards like HIPAA through encryption and access controls.</w:t>
      </w:r>
    </w:p>
    <w:p w14:paraId="05C552D8" w14:textId="78109D1B" w:rsidR="0D5009A3" w:rsidRDefault="73687700" w:rsidP="00F06E08">
      <w:pPr>
        <w:pStyle w:val="ListParagraph"/>
        <w:numPr>
          <w:ilvl w:val="0"/>
          <w:numId w:val="22"/>
        </w:numPr>
        <w:spacing w:line="259" w:lineRule="auto"/>
        <w:rPr>
          <w:rFonts w:ascii="Times New Roman" w:eastAsia="Times New Roman" w:hAnsi="Times New Roman" w:cs="Times New Roman"/>
        </w:rPr>
      </w:pPr>
      <w:r w:rsidRPr="2F6AFE9C">
        <w:rPr>
          <w:rFonts w:ascii="Times New Roman" w:eastAsia="Times New Roman" w:hAnsi="Times New Roman" w:cs="Times New Roman"/>
          <w:b/>
          <w:bCs/>
        </w:rPr>
        <w:t>Cost-Efficiency</w:t>
      </w:r>
      <w:r w:rsidRPr="2F6AFE9C">
        <w:rPr>
          <w:rFonts w:ascii="Times New Roman" w:eastAsia="Times New Roman" w:hAnsi="Times New Roman" w:cs="Times New Roman"/>
        </w:rPr>
        <w:t>: Uses cost-effective storage (S3) and serverless tools (Glue, Lambda) to optimize expenses.</w:t>
      </w:r>
    </w:p>
    <w:p w14:paraId="088A80F2" w14:textId="05FA36EE" w:rsidR="0D5009A3" w:rsidRDefault="73687700" w:rsidP="00F06E08">
      <w:pPr>
        <w:pStyle w:val="ListParagraph"/>
        <w:numPr>
          <w:ilvl w:val="0"/>
          <w:numId w:val="22"/>
        </w:numPr>
        <w:spacing w:after="160" w:line="257" w:lineRule="auto"/>
        <w:rPr>
          <w:rFonts w:ascii="Times New Roman" w:eastAsia="Times New Roman" w:hAnsi="Times New Roman" w:cs="Times New Roman"/>
        </w:rPr>
      </w:pPr>
      <w:r w:rsidRPr="2F6AFE9C">
        <w:rPr>
          <w:rFonts w:ascii="Times New Roman" w:eastAsia="Times New Roman" w:hAnsi="Times New Roman" w:cs="Times New Roman"/>
          <w:b/>
          <w:bCs/>
        </w:rPr>
        <w:t>Actionable Insights</w:t>
      </w:r>
      <w:r w:rsidRPr="2F6AFE9C">
        <w:rPr>
          <w:rFonts w:ascii="Times New Roman" w:eastAsia="Times New Roman" w:hAnsi="Times New Roman" w:cs="Times New Roman"/>
        </w:rPr>
        <w:t>: Provides real-time analytics and predictive capabilities to support clinical and operational decisions.</w:t>
      </w:r>
    </w:p>
    <w:p w14:paraId="01605ECE" w14:textId="4B60C762" w:rsidR="0D5009A3" w:rsidRDefault="2BFB7A25" w:rsidP="2F6AFE9C">
      <w:pPr>
        <w:spacing w:after="160" w:line="257" w:lineRule="auto"/>
        <w:rPr>
          <w:rFonts w:ascii="Times New Roman" w:eastAsia="Times New Roman" w:hAnsi="Times New Roman" w:cs="Times New Roman"/>
          <w:b/>
          <w:bCs/>
        </w:rPr>
      </w:pPr>
      <w:r w:rsidRPr="2F6AFE9C">
        <w:rPr>
          <w:rFonts w:ascii="Times New Roman" w:eastAsia="Times New Roman" w:hAnsi="Times New Roman" w:cs="Times New Roman"/>
          <w:b/>
          <w:bCs/>
        </w:rPr>
        <w:t>Importance of the Structured Data Pipeline:</w:t>
      </w:r>
    </w:p>
    <w:p w14:paraId="30CDFFB9" w14:textId="354BFEA6" w:rsidR="0D5009A3" w:rsidRDefault="2BFB7A25" w:rsidP="00DB2974">
      <w:pPr>
        <w:pStyle w:val="ListParagraph"/>
        <w:numPr>
          <w:ilvl w:val="0"/>
          <w:numId w:val="21"/>
        </w:numPr>
        <w:spacing w:after="160" w:line="257" w:lineRule="auto"/>
        <w:rPr>
          <w:rFonts w:ascii="Times New Roman" w:eastAsia="Times New Roman" w:hAnsi="Times New Roman" w:cs="Times New Roman"/>
        </w:rPr>
      </w:pPr>
      <w:r w:rsidRPr="2F6AFE9C">
        <w:rPr>
          <w:rFonts w:ascii="Times New Roman" w:eastAsia="Times New Roman" w:hAnsi="Times New Roman" w:cs="Times New Roman"/>
        </w:rPr>
        <w:t>Handling high volumes of structured data like patient demographics, billing, and lab results.</w:t>
      </w:r>
    </w:p>
    <w:p w14:paraId="62088843" w14:textId="525FAE61" w:rsidR="0D5009A3" w:rsidRDefault="2BFB7A25" w:rsidP="00DB2974">
      <w:pPr>
        <w:pStyle w:val="ListParagraph"/>
        <w:numPr>
          <w:ilvl w:val="0"/>
          <w:numId w:val="20"/>
        </w:numPr>
        <w:spacing w:after="160" w:line="257" w:lineRule="auto"/>
        <w:rPr>
          <w:rFonts w:ascii="Times New Roman" w:eastAsia="Times New Roman" w:hAnsi="Times New Roman" w:cs="Times New Roman"/>
        </w:rPr>
      </w:pPr>
      <w:r w:rsidRPr="2F6AFE9C">
        <w:rPr>
          <w:rFonts w:ascii="Times New Roman" w:eastAsia="Times New Roman" w:hAnsi="Times New Roman" w:cs="Times New Roman"/>
        </w:rPr>
        <w:t>Ensuring HIPAA compliance for secure data processing.</w:t>
      </w:r>
    </w:p>
    <w:p w14:paraId="0E6CF3A6" w14:textId="2BDE44D8" w:rsidR="0D5009A3" w:rsidRDefault="2BFB7A25" w:rsidP="00DB2974">
      <w:pPr>
        <w:pStyle w:val="ListParagraph"/>
        <w:numPr>
          <w:ilvl w:val="0"/>
          <w:numId w:val="19"/>
        </w:numPr>
        <w:spacing w:after="160" w:line="257" w:lineRule="auto"/>
        <w:rPr>
          <w:rFonts w:ascii="Times New Roman" w:eastAsia="Times New Roman" w:hAnsi="Times New Roman" w:cs="Times New Roman"/>
        </w:rPr>
      </w:pPr>
      <w:r w:rsidRPr="2F6AFE9C">
        <w:rPr>
          <w:rFonts w:ascii="Times New Roman" w:eastAsia="Times New Roman" w:hAnsi="Times New Roman" w:cs="Times New Roman"/>
        </w:rPr>
        <w:t>Supporting real-time operational analytics and machine learning models for predictive healthcare.</w:t>
      </w:r>
    </w:p>
    <w:p w14:paraId="4AE07A9B" w14:textId="7AA91FAD" w:rsidR="6C9A6E20" w:rsidRDefault="6C9A6E20" w:rsidP="6C9A6E20">
      <w:pPr>
        <w:pStyle w:val="ListParagraph"/>
        <w:spacing w:after="160" w:line="257" w:lineRule="auto"/>
        <w:rPr>
          <w:rFonts w:ascii="Times New Roman" w:eastAsia="Times New Roman" w:hAnsi="Times New Roman" w:cs="Times New Roman"/>
        </w:rPr>
      </w:pPr>
    </w:p>
    <w:p w14:paraId="68DA9CA8" w14:textId="7E9E2E67" w:rsidR="0D5009A3" w:rsidRDefault="73687700" w:rsidP="2F6AFE9C">
      <w:pPr>
        <w:spacing w:after="160" w:line="257" w:lineRule="auto"/>
        <w:rPr>
          <w:rFonts w:ascii="Times New Roman" w:eastAsia="Times New Roman" w:hAnsi="Times New Roman" w:cs="Times New Roman"/>
          <w:b/>
          <w:sz w:val="28"/>
          <w:szCs w:val="28"/>
          <w:u w:val="single"/>
        </w:rPr>
      </w:pPr>
      <w:r w:rsidRPr="2942AF63">
        <w:rPr>
          <w:rFonts w:ascii="Times New Roman" w:eastAsia="Times New Roman" w:hAnsi="Times New Roman" w:cs="Times New Roman"/>
          <w:b/>
          <w:sz w:val="28"/>
          <w:szCs w:val="28"/>
          <w:u w:val="single"/>
        </w:rPr>
        <w:t>Integration with the AWS Data Lake</w:t>
      </w:r>
    </w:p>
    <w:p w14:paraId="49605DE7" w14:textId="224A5F1B" w:rsidR="0D5009A3" w:rsidRDefault="37A49377" w:rsidP="0B1E2EF8">
      <w:pPr>
        <w:spacing w:after="160" w:line="257" w:lineRule="auto"/>
        <w:rPr>
          <w:rFonts w:ascii="Aptos" w:eastAsia="Aptos" w:hAnsi="Aptos" w:cs="Aptos"/>
        </w:rPr>
      </w:pPr>
      <w:r w:rsidRPr="2F6AFE9C">
        <w:rPr>
          <w:rFonts w:ascii="Times New Roman" w:eastAsia="Times New Roman" w:hAnsi="Times New Roman" w:cs="Times New Roman"/>
        </w:rPr>
        <w:t xml:space="preserve">The structured data pipeline integrates seamlessly with the AWS Data Lake to manage data efficiently from ingestion to analytics. Raw data from sources like </w:t>
      </w:r>
      <w:r w:rsidR="55FE622D" w:rsidRPr="2F6AFE9C">
        <w:rPr>
          <w:rFonts w:ascii="Times New Roman" w:eastAsia="Times New Roman" w:hAnsi="Times New Roman" w:cs="Times New Roman"/>
        </w:rPr>
        <w:t xml:space="preserve">local </w:t>
      </w:r>
      <w:r w:rsidR="55FE622D" w:rsidRPr="003BBD7D">
        <w:rPr>
          <w:rFonts w:ascii="Times New Roman" w:eastAsia="Times New Roman" w:hAnsi="Times New Roman" w:cs="Times New Roman"/>
        </w:rPr>
        <w:t>server</w:t>
      </w:r>
      <w:r w:rsidR="40969155" w:rsidRPr="2F6AFE9C">
        <w:rPr>
          <w:rFonts w:ascii="Times New Roman" w:eastAsia="Times New Roman" w:hAnsi="Times New Roman" w:cs="Times New Roman"/>
          <w:b/>
          <w:bCs/>
        </w:rPr>
        <w:t xml:space="preserve"> </w:t>
      </w:r>
      <w:r w:rsidRPr="2F6AFE9C">
        <w:rPr>
          <w:rFonts w:ascii="Times New Roman" w:eastAsia="Times New Roman" w:hAnsi="Times New Roman" w:cs="Times New Roman"/>
        </w:rPr>
        <w:t>systems and SaaS platforms is first sent to Amazon S3, which acts as the main storage layer. The data is processed using AWS Glue, which cleans, formats, and organizes it into a structured form. After transformation, the data is stored in a curated format, prepared for reporting and analysis.</w:t>
      </w:r>
      <w:r w:rsidR="0D5009A3">
        <w:br/>
      </w:r>
      <w:r w:rsidR="0D5009A3">
        <w:br/>
      </w:r>
      <w:r w:rsidRPr="2F6AFE9C">
        <w:rPr>
          <w:rFonts w:ascii="Times New Roman" w:eastAsia="Times New Roman" w:hAnsi="Times New Roman" w:cs="Times New Roman"/>
        </w:rPr>
        <w:t>To maintain organization, AWS Glue Crawler examines the data stored in S3, identifies its structure, and updates the Glue Data Catalog with relevant metadata. This approach makes it easier to query the data using Amazon Athena or perform deeper analysis with Amazon Redshift. By integrating these tools, the pipeline enables real-time queries, advanced analytics, and predictive modeling, all while ensuring scalability and compliance.</w:t>
      </w:r>
    </w:p>
    <w:p w14:paraId="66B3F493" w14:textId="1B0B4617" w:rsidR="0D5009A3" w:rsidRDefault="0D5009A3" w:rsidP="2F6AFE9C">
      <w:pPr>
        <w:spacing w:line="259" w:lineRule="auto"/>
      </w:pPr>
    </w:p>
    <w:p w14:paraId="511BE280" w14:textId="495BFAFC" w:rsidR="3B968532" w:rsidRDefault="3B968532" w:rsidP="3B968532">
      <w:pPr>
        <w:spacing w:line="259" w:lineRule="auto"/>
      </w:pPr>
    </w:p>
    <w:p w14:paraId="7FA37604" w14:textId="55DE1CDE" w:rsidR="310D5A22" w:rsidRDefault="310D5A22" w:rsidP="310D5A22">
      <w:pPr>
        <w:spacing w:line="259" w:lineRule="auto"/>
      </w:pPr>
    </w:p>
    <w:p w14:paraId="4F9D7E15" w14:textId="5ADCFE08" w:rsidR="0D5009A3" w:rsidRDefault="46654160" w:rsidP="2F6AFE9C">
      <w:pPr>
        <w:rPr>
          <w:rFonts w:ascii="Times New Roman" w:eastAsia="Times New Roman" w:hAnsi="Times New Roman" w:cs="Times New Roman"/>
          <w:b/>
          <w:color w:val="000000" w:themeColor="text1"/>
          <w:sz w:val="28"/>
          <w:szCs w:val="28"/>
          <w:u w:val="single"/>
        </w:rPr>
      </w:pPr>
      <w:r w:rsidRPr="2942AF63">
        <w:rPr>
          <w:rFonts w:ascii="Times New Roman" w:eastAsia="Times New Roman" w:hAnsi="Times New Roman" w:cs="Times New Roman"/>
          <w:b/>
          <w:color w:val="000000" w:themeColor="text1"/>
          <w:sz w:val="28"/>
          <w:szCs w:val="28"/>
          <w:u w:val="single"/>
        </w:rPr>
        <w:t>Unstructured Data Pipeline:</w:t>
      </w:r>
    </w:p>
    <w:p w14:paraId="5FC3CE8D" w14:textId="3B4AB995" w:rsidR="0D5009A3" w:rsidRDefault="46654160" w:rsidP="2F6AFE9C">
      <w:pPr>
        <w:rPr>
          <w:rFonts w:ascii="Times New Roman" w:eastAsia="Times New Roman" w:hAnsi="Times New Roman" w:cs="Times New Roman"/>
          <w:color w:val="000000" w:themeColor="text1"/>
        </w:rPr>
      </w:pPr>
      <w:r w:rsidRPr="2F6AFE9C">
        <w:rPr>
          <w:rFonts w:ascii="Times New Roman" w:eastAsia="Times New Roman" w:hAnsi="Times New Roman" w:cs="Times New Roman"/>
          <w:color w:val="000000" w:themeColor="text1"/>
        </w:rPr>
        <w:t xml:space="preserve">File documents, reports, contracts have been around for decades. The importance of an unstructured data pipeline is to process these kinds of data that do not have a predefined format. Some examples of unstructured data sources for </w:t>
      </w:r>
      <w:proofErr w:type="spellStart"/>
      <w:r w:rsidRPr="2F6AFE9C">
        <w:rPr>
          <w:rFonts w:ascii="Times New Roman" w:eastAsia="Times New Roman" w:hAnsi="Times New Roman" w:cs="Times New Roman"/>
          <w:color w:val="000000" w:themeColor="text1"/>
        </w:rPr>
        <w:t>MeddGGenius</w:t>
      </w:r>
      <w:proofErr w:type="spellEnd"/>
      <w:r w:rsidR="30E80DFC" w:rsidRPr="2F6AFE9C">
        <w:rPr>
          <w:rFonts w:ascii="Times New Roman" w:eastAsia="Times New Roman" w:hAnsi="Times New Roman" w:cs="Times New Roman"/>
          <w:color w:val="000000" w:themeColor="text1"/>
        </w:rPr>
        <w:t xml:space="preserve"> </w:t>
      </w:r>
      <w:r w:rsidRPr="2F6AFE9C">
        <w:rPr>
          <w:rFonts w:ascii="Times New Roman" w:eastAsia="Times New Roman" w:hAnsi="Times New Roman" w:cs="Times New Roman"/>
          <w:color w:val="000000" w:themeColor="text1"/>
        </w:rPr>
        <w:t>and any company are medical images, social media content, and clinical notes.</w:t>
      </w:r>
    </w:p>
    <w:p w14:paraId="72DFC5E7" w14:textId="08184029" w:rsidR="0D5009A3" w:rsidRDefault="0D5009A3" w:rsidP="2F6AFE9C">
      <w:pPr>
        <w:rPr>
          <w:rFonts w:ascii="Times New Roman" w:eastAsia="Times New Roman" w:hAnsi="Times New Roman" w:cs="Times New Roman"/>
        </w:rPr>
      </w:pPr>
    </w:p>
    <w:p w14:paraId="1ADD20E0" w14:textId="71CD14D6" w:rsidR="0D5009A3" w:rsidRDefault="46654160" w:rsidP="2F6AFE9C">
      <w:pPr>
        <w:rPr>
          <w:rFonts w:ascii="Times New Roman" w:eastAsia="Times New Roman" w:hAnsi="Times New Roman" w:cs="Times New Roman"/>
          <w:color w:val="000000" w:themeColor="text1"/>
        </w:rPr>
      </w:pPr>
      <w:r w:rsidRPr="2F6AFE9C">
        <w:rPr>
          <w:rFonts w:ascii="Times New Roman" w:eastAsia="Times New Roman" w:hAnsi="Times New Roman" w:cs="Times New Roman"/>
          <w:color w:val="000000" w:themeColor="text1"/>
        </w:rPr>
        <w:t>The pipeline shows an unstructured data pipeline typical stages such as data ingestion, data preprocessing, data storage, data transformation, analysis, data visualization and reporting, and pipeline monitoring. We utilize a wide range of AWS services to help secure our data, make it flexible, cost-effective, and so much more.</w:t>
      </w:r>
    </w:p>
    <w:p w14:paraId="6DBAC5E3" w14:textId="36C24A85" w:rsidR="1C08B9EC" w:rsidRDefault="1C08B9EC" w:rsidP="1C08B9EC">
      <w:pPr>
        <w:rPr>
          <w:rFonts w:ascii="Times New Roman" w:eastAsia="Times New Roman" w:hAnsi="Times New Roman" w:cs="Times New Roman"/>
          <w:color w:val="000000" w:themeColor="text1"/>
        </w:rPr>
      </w:pPr>
    </w:p>
    <w:p w14:paraId="58434E0B" w14:textId="3B2D1C07" w:rsidR="0D5009A3" w:rsidRDefault="46654160" w:rsidP="002E298C">
      <w:pPr>
        <w:pStyle w:val="ListParagraph"/>
        <w:numPr>
          <w:ilvl w:val="0"/>
          <w:numId w:val="45"/>
        </w:numPr>
        <w:spacing w:before="220" w:after="220"/>
        <w:rPr>
          <w:rFonts w:ascii="Times New Roman" w:eastAsia="Times New Roman" w:hAnsi="Times New Roman" w:cs="Times New Roman"/>
          <w:color w:val="000000" w:themeColor="text1"/>
        </w:rPr>
      </w:pPr>
      <w:r w:rsidRPr="32043762">
        <w:rPr>
          <w:rFonts w:ascii="Times New Roman" w:eastAsia="Times New Roman" w:hAnsi="Times New Roman" w:cs="Times New Roman"/>
          <w:b/>
          <w:color w:val="000000" w:themeColor="text1"/>
        </w:rPr>
        <w:t>D</w:t>
      </w:r>
      <w:r w:rsidRPr="2F6AFE9C">
        <w:rPr>
          <w:rFonts w:ascii="Times New Roman" w:eastAsia="Times New Roman" w:hAnsi="Times New Roman" w:cs="Times New Roman"/>
          <w:b/>
          <w:bCs/>
          <w:color w:val="000000" w:themeColor="text1"/>
        </w:rPr>
        <w:t>ata Ingestion</w:t>
      </w:r>
      <w:r w:rsidR="7C322DA4" w:rsidRPr="1C08B9EC">
        <w:rPr>
          <w:rFonts w:ascii="Times New Roman" w:eastAsia="Times New Roman" w:hAnsi="Times New Roman" w:cs="Times New Roman"/>
          <w:b/>
          <w:bCs/>
          <w:color w:val="000000" w:themeColor="text1"/>
        </w:rPr>
        <w:t xml:space="preserve">: </w:t>
      </w:r>
      <w:r w:rsidRPr="2F6AFE9C">
        <w:rPr>
          <w:rFonts w:ascii="Times New Roman" w:eastAsia="Times New Roman" w:hAnsi="Times New Roman" w:cs="Times New Roman"/>
          <w:color w:val="000000" w:themeColor="text1"/>
        </w:rPr>
        <w:t>This stage allows us to collect unstructured data and put it into the system</w:t>
      </w:r>
      <w:r w:rsidR="3EB7F614" w:rsidRPr="2F6AFE9C">
        <w:rPr>
          <w:rFonts w:ascii="Times New Roman" w:eastAsia="Times New Roman" w:hAnsi="Times New Roman" w:cs="Times New Roman"/>
          <w:color w:val="000000" w:themeColor="text1"/>
        </w:rPr>
        <w:t>.</w:t>
      </w:r>
    </w:p>
    <w:p w14:paraId="15AB4AEB" w14:textId="08E675E2" w:rsidR="0D5009A3" w:rsidRDefault="46654160" w:rsidP="00DB2974">
      <w:pPr>
        <w:pStyle w:val="ListParagraph"/>
        <w:numPr>
          <w:ilvl w:val="0"/>
          <w:numId w:val="13"/>
        </w:numPr>
        <w:spacing w:before="220" w:after="220"/>
        <w:rPr>
          <w:rFonts w:ascii="Times New Roman" w:eastAsia="Times New Roman" w:hAnsi="Times New Roman" w:cs="Times New Roman"/>
          <w:color w:val="000000" w:themeColor="text1"/>
        </w:rPr>
      </w:pPr>
      <w:r w:rsidRPr="2F6AFE9C">
        <w:rPr>
          <w:rFonts w:ascii="Times New Roman" w:eastAsia="Times New Roman" w:hAnsi="Times New Roman" w:cs="Times New Roman"/>
          <w:b/>
          <w:bCs/>
          <w:color w:val="000000" w:themeColor="text1"/>
        </w:rPr>
        <w:t xml:space="preserve">AWS Data Sync: </w:t>
      </w:r>
      <w:r w:rsidRPr="2F6AFE9C">
        <w:rPr>
          <w:rFonts w:ascii="Times New Roman" w:eastAsia="Times New Roman" w:hAnsi="Times New Roman" w:cs="Times New Roman"/>
          <w:color w:val="000000" w:themeColor="text1"/>
        </w:rPr>
        <w:t xml:space="preserve">Files such as PDF, text files, or scanned images are stored in a file system after using AWS </w:t>
      </w:r>
      <w:proofErr w:type="spellStart"/>
      <w:r w:rsidRPr="2F6AFE9C">
        <w:rPr>
          <w:rFonts w:ascii="Times New Roman" w:eastAsia="Times New Roman" w:hAnsi="Times New Roman" w:cs="Times New Roman"/>
          <w:color w:val="000000" w:themeColor="text1"/>
        </w:rPr>
        <w:t>DataSync</w:t>
      </w:r>
      <w:proofErr w:type="spellEnd"/>
      <w:r w:rsidRPr="2F6AFE9C">
        <w:rPr>
          <w:rFonts w:ascii="Times New Roman" w:eastAsia="Times New Roman" w:hAnsi="Times New Roman" w:cs="Times New Roman"/>
          <w:color w:val="000000" w:themeColor="text1"/>
        </w:rPr>
        <w:t xml:space="preserve"> and then transfers those files to Amazon S3.</w:t>
      </w:r>
    </w:p>
    <w:p w14:paraId="006D0603" w14:textId="1ECA4026" w:rsidR="0D5009A3" w:rsidRDefault="044920A5" w:rsidP="2B22FFAD">
      <w:pPr>
        <w:pStyle w:val="ListParagraph"/>
        <w:spacing w:before="220" w:after="220"/>
        <w:ind w:left="1800"/>
        <w:rPr>
          <w:rFonts w:ascii="Times New Roman" w:eastAsia="Times New Roman" w:hAnsi="Times New Roman" w:cs="Times New Roman"/>
          <w:color w:val="000000" w:themeColor="text1"/>
        </w:rPr>
      </w:pPr>
      <w:r w:rsidRPr="1C08B9EC">
        <w:rPr>
          <w:rFonts w:ascii="Times New Roman" w:eastAsia="Times New Roman" w:hAnsi="Times New Roman" w:cs="Times New Roman"/>
          <w:color w:val="000000" w:themeColor="text1"/>
          <w:u w:val="single"/>
        </w:rPr>
        <w:t>Example</w:t>
      </w:r>
      <w:r w:rsidRPr="2F6AFE9C">
        <w:rPr>
          <w:rFonts w:ascii="Times New Roman" w:eastAsia="Times New Roman" w:hAnsi="Times New Roman" w:cs="Times New Roman"/>
          <w:color w:val="000000" w:themeColor="text1"/>
        </w:rPr>
        <w:t>: Some clinics/hospitals move soft copy medical data from local servers to cloud for processing them further.</w:t>
      </w:r>
    </w:p>
    <w:p w14:paraId="518D030A" w14:textId="1A1D4FE0" w:rsidR="0D5009A3" w:rsidRDefault="0D5009A3" w:rsidP="2F6AFE9C">
      <w:pPr>
        <w:pStyle w:val="ListParagraph"/>
        <w:spacing w:before="220" w:after="220"/>
        <w:rPr>
          <w:rFonts w:ascii="Times New Roman" w:eastAsia="Times New Roman" w:hAnsi="Times New Roman" w:cs="Times New Roman"/>
          <w:color w:val="000000" w:themeColor="text1"/>
        </w:rPr>
      </w:pPr>
    </w:p>
    <w:p w14:paraId="290AB3D2" w14:textId="4CF73B95" w:rsidR="0D5009A3" w:rsidRDefault="46654160" w:rsidP="00DB2974">
      <w:pPr>
        <w:pStyle w:val="ListParagraph"/>
        <w:numPr>
          <w:ilvl w:val="0"/>
          <w:numId w:val="13"/>
        </w:numPr>
        <w:spacing w:before="220" w:after="220"/>
        <w:rPr>
          <w:rFonts w:ascii="Times New Roman" w:eastAsia="Times New Roman" w:hAnsi="Times New Roman" w:cs="Times New Roman"/>
          <w:color w:val="000000" w:themeColor="text1"/>
        </w:rPr>
      </w:pPr>
      <w:r w:rsidRPr="2F6AFE9C">
        <w:rPr>
          <w:rFonts w:ascii="Times New Roman" w:eastAsia="Times New Roman" w:hAnsi="Times New Roman" w:cs="Times New Roman"/>
          <w:b/>
          <w:bCs/>
          <w:color w:val="000000" w:themeColor="text1"/>
        </w:rPr>
        <w:t xml:space="preserve">Amazon </w:t>
      </w:r>
      <w:proofErr w:type="spellStart"/>
      <w:r w:rsidRPr="2F6AFE9C">
        <w:rPr>
          <w:rFonts w:ascii="Times New Roman" w:eastAsia="Times New Roman" w:hAnsi="Times New Roman" w:cs="Times New Roman"/>
          <w:b/>
          <w:bCs/>
          <w:color w:val="000000" w:themeColor="text1"/>
        </w:rPr>
        <w:t>Textract</w:t>
      </w:r>
      <w:proofErr w:type="spellEnd"/>
      <w:r w:rsidRPr="2F6AFE9C">
        <w:rPr>
          <w:rFonts w:ascii="Times New Roman" w:eastAsia="Times New Roman" w:hAnsi="Times New Roman" w:cs="Times New Roman"/>
          <w:b/>
          <w:bCs/>
          <w:color w:val="000000" w:themeColor="text1"/>
        </w:rPr>
        <w:t xml:space="preserve">: </w:t>
      </w:r>
      <w:r w:rsidRPr="2F6AFE9C">
        <w:rPr>
          <w:rFonts w:ascii="Times New Roman" w:eastAsia="Times New Roman" w:hAnsi="Times New Roman" w:cs="Times New Roman"/>
          <w:color w:val="000000" w:themeColor="text1"/>
        </w:rPr>
        <w:t xml:space="preserve">Takes scanned documents, forms, handwritten prescriptions, or PDFs and extracts structured data from unstructured documents. After processing the data with Amazon </w:t>
      </w:r>
      <w:proofErr w:type="spellStart"/>
      <w:r w:rsidRPr="2F6AFE9C">
        <w:rPr>
          <w:rFonts w:ascii="Times New Roman" w:eastAsia="Times New Roman" w:hAnsi="Times New Roman" w:cs="Times New Roman"/>
          <w:color w:val="000000" w:themeColor="text1"/>
        </w:rPr>
        <w:t>Textract</w:t>
      </w:r>
      <w:proofErr w:type="spellEnd"/>
      <w:r w:rsidRPr="2F6AFE9C">
        <w:rPr>
          <w:rFonts w:ascii="Times New Roman" w:eastAsia="Times New Roman" w:hAnsi="Times New Roman" w:cs="Times New Roman"/>
          <w:color w:val="000000" w:themeColor="text1"/>
        </w:rPr>
        <w:t xml:space="preserve">, it can be integrated into an unstructured data pipeline for storage, processing, and further analysis. </w:t>
      </w:r>
    </w:p>
    <w:p w14:paraId="61383D63" w14:textId="64844D9E" w:rsidR="0D5009A3" w:rsidRDefault="06BA2A7C" w:rsidP="2B22FFAD">
      <w:pPr>
        <w:pStyle w:val="ListParagraph"/>
        <w:spacing w:before="220" w:after="220"/>
        <w:ind w:left="1800"/>
        <w:rPr>
          <w:rFonts w:ascii="Times New Roman" w:eastAsia="Times New Roman" w:hAnsi="Times New Roman" w:cs="Times New Roman"/>
          <w:color w:val="000000" w:themeColor="text1"/>
        </w:rPr>
      </w:pPr>
      <w:r w:rsidRPr="1D0EA61A">
        <w:rPr>
          <w:rFonts w:ascii="Times New Roman" w:eastAsia="Times New Roman" w:hAnsi="Times New Roman" w:cs="Times New Roman"/>
          <w:color w:val="000000" w:themeColor="text1"/>
          <w:u w:val="single"/>
        </w:rPr>
        <w:t>Example:</w:t>
      </w:r>
      <w:r w:rsidRPr="2F6AFE9C">
        <w:rPr>
          <w:rFonts w:ascii="Times New Roman" w:eastAsia="Times New Roman" w:hAnsi="Times New Roman" w:cs="Times New Roman"/>
          <w:color w:val="000000" w:themeColor="text1"/>
        </w:rPr>
        <w:t xml:space="preserve"> Parsing patient consent forms to store information about demographics</w:t>
      </w:r>
      <w:r w:rsidR="733F4443" w:rsidRPr="2C5AD085">
        <w:rPr>
          <w:rFonts w:ascii="Times New Roman" w:eastAsia="Times New Roman" w:hAnsi="Times New Roman" w:cs="Times New Roman"/>
          <w:color w:val="000000" w:themeColor="text1"/>
        </w:rPr>
        <w:t>.</w:t>
      </w:r>
    </w:p>
    <w:p w14:paraId="5EB74BC7" w14:textId="7EEC2007" w:rsidR="0D5009A3" w:rsidRDefault="0D5009A3" w:rsidP="2F6AFE9C">
      <w:pPr>
        <w:pStyle w:val="ListParagraph"/>
        <w:spacing w:before="220" w:after="220"/>
        <w:rPr>
          <w:rFonts w:ascii="Times New Roman" w:eastAsia="Times New Roman" w:hAnsi="Times New Roman" w:cs="Times New Roman"/>
          <w:color w:val="000000" w:themeColor="text1"/>
        </w:rPr>
      </w:pPr>
    </w:p>
    <w:p w14:paraId="6D75F9D3" w14:textId="64D8EB2C" w:rsidR="0D5009A3" w:rsidRDefault="46654160" w:rsidP="00DB2974">
      <w:pPr>
        <w:pStyle w:val="ListParagraph"/>
        <w:numPr>
          <w:ilvl w:val="0"/>
          <w:numId w:val="13"/>
        </w:numPr>
        <w:spacing w:before="220" w:after="220"/>
        <w:rPr>
          <w:rFonts w:ascii="Times New Roman" w:eastAsia="Times New Roman" w:hAnsi="Times New Roman" w:cs="Times New Roman"/>
          <w:color w:val="000000" w:themeColor="text1"/>
        </w:rPr>
      </w:pPr>
      <w:r w:rsidRPr="2F6AFE9C">
        <w:rPr>
          <w:rFonts w:ascii="Times New Roman" w:eastAsia="Times New Roman" w:hAnsi="Times New Roman" w:cs="Times New Roman"/>
          <w:b/>
          <w:bCs/>
          <w:color w:val="000000" w:themeColor="text1"/>
        </w:rPr>
        <w:t>AWS IoT Core and Amazon Kinesis:</w:t>
      </w:r>
      <w:r w:rsidRPr="2F6AFE9C">
        <w:rPr>
          <w:rFonts w:ascii="Times New Roman" w:eastAsia="Times New Roman" w:hAnsi="Times New Roman" w:cs="Times New Roman"/>
          <w:color w:val="000000" w:themeColor="text1"/>
        </w:rPr>
        <w:t xml:space="preserve"> Devices send unstructured data and route it to Amazon Kinesis for real-time streaming and analytics. </w:t>
      </w:r>
    </w:p>
    <w:p w14:paraId="5950B3BD" w14:textId="646FBF39" w:rsidR="0D5009A3" w:rsidRDefault="49167644" w:rsidP="2B22FFAD">
      <w:pPr>
        <w:pStyle w:val="ListParagraph"/>
        <w:spacing w:before="220" w:after="220"/>
        <w:ind w:left="1800"/>
        <w:rPr>
          <w:rFonts w:ascii="Times New Roman" w:eastAsia="Times New Roman" w:hAnsi="Times New Roman" w:cs="Times New Roman"/>
          <w:color w:val="000000" w:themeColor="text1"/>
        </w:rPr>
      </w:pPr>
      <w:r w:rsidRPr="1D0EA61A">
        <w:rPr>
          <w:rFonts w:ascii="Times New Roman" w:eastAsia="Times New Roman" w:hAnsi="Times New Roman" w:cs="Times New Roman"/>
          <w:color w:val="000000" w:themeColor="text1"/>
          <w:u w:val="single"/>
        </w:rPr>
        <w:t>Example:</w:t>
      </w:r>
      <w:r w:rsidRPr="2F6AFE9C">
        <w:rPr>
          <w:rFonts w:ascii="Times New Roman" w:eastAsia="Times New Roman" w:hAnsi="Times New Roman" w:cs="Times New Roman"/>
          <w:color w:val="000000" w:themeColor="text1"/>
        </w:rPr>
        <w:t xml:space="preserve"> Streaming data from Apple watch or other similar devices.</w:t>
      </w:r>
    </w:p>
    <w:p w14:paraId="684A1B10" w14:textId="209D1C6D" w:rsidR="7922F5EE" w:rsidRDefault="7922F5EE" w:rsidP="348787F2">
      <w:pPr>
        <w:pStyle w:val="ListParagraph"/>
        <w:spacing w:before="220" w:after="220"/>
        <w:ind w:left="1800"/>
        <w:rPr>
          <w:rFonts w:ascii="Times New Roman" w:eastAsia="Times New Roman" w:hAnsi="Times New Roman" w:cs="Times New Roman"/>
          <w:color w:val="000000" w:themeColor="text1"/>
        </w:rPr>
      </w:pPr>
    </w:p>
    <w:p w14:paraId="1FB6F7F4" w14:textId="0B262918" w:rsidR="0D5009A3" w:rsidRDefault="46654160" w:rsidP="00DB2974">
      <w:pPr>
        <w:pStyle w:val="ListParagraph"/>
        <w:numPr>
          <w:ilvl w:val="0"/>
          <w:numId w:val="16"/>
        </w:numPr>
        <w:spacing w:before="220" w:after="220"/>
        <w:rPr>
          <w:rFonts w:ascii="Times New Roman" w:eastAsia="Times New Roman" w:hAnsi="Times New Roman" w:cs="Times New Roman"/>
          <w:color w:val="000000" w:themeColor="text1"/>
        </w:rPr>
      </w:pPr>
      <w:r w:rsidRPr="2F6AFE9C">
        <w:rPr>
          <w:rFonts w:ascii="Times New Roman" w:eastAsia="Times New Roman" w:hAnsi="Times New Roman" w:cs="Times New Roman"/>
          <w:b/>
          <w:bCs/>
          <w:color w:val="000000" w:themeColor="text1"/>
        </w:rPr>
        <w:t xml:space="preserve">Amazon </w:t>
      </w:r>
      <w:proofErr w:type="spellStart"/>
      <w:r w:rsidRPr="2F6AFE9C">
        <w:rPr>
          <w:rFonts w:ascii="Times New Roman" w:eastAsia="Times New Roman" w:hAnsi="Times New Roman" w:cs="Times New Roman"/>
          <w:b/>
          <w:bCs/>
          <w:color w:val="000000" w:themeColor="text1"/>
        </w:rPr>
        <w:t>AppFlow</w:t>
      </w:r>
      <w:proofErr w:type="spellEnd"/>
      <w:r w:rsidRPr="2F6AFE9C">
        <w:rPr>
          <w:rFonts w:ascii="Times New Roman" w:eastAsia="Times New Roman" w:hAnsi="Times New Roman" w:cs="Times New Roman"/>
          <w:b/>
          <w:bCs/>
          <w:color w:val="000000" w:themeColor="text1"/>
        </w:rPr>
        <w:t xml:space="preserve">: </w:t>
      </w:r>
      <w:r w:rsidRPr="2F6AFE9C">
        <w:rPr>
          <w:rFonts w:ascii="Times New Roman" w:eastAsia="Times New Roman" w:hAnsi="Times New Roman" w:cs="Times New Roman"/>
          <w:color w:val="000000" w:themeColor="text1"/>
        </w:rPr>
        <w:t xml:space="preserve">Allows direct integration with many external applications, ensuring seamless ingestion. </w:t>
      </w:r>
    </w:p>
    <w:p w14:paraId="6C113805" w14:textId="353B99F7" w:rsidR="00C1CFBB" w:rsidRDefault="1A4D42A0" w:rsidP="2B22FFAD">
      <w:pPr>
        <w:pStyle w:val="ListParagraph"/>
        <w:spacing w:before="220" w:after="220"/>
        <w:ind w:left="1800"/>
        <w:rPr>
          <w:rFonts w:ascii="Times New Roman" w:eastAsia="Times New Roman" w:hAnsi="Times New Roman" w:cs="Times New Roman"/>
          <w:color w:val="000000" w:themeColor="text1"/>
        </w:rPr>
      </w:pPr>
      <w:r w:rsidRPr="4F462DCF">
        <w:rPr>
          <w:rFonts w:ascii="Times New Roman" w:eastAsia="Times New Roman" w:hAnsi="Times New Roman" w:cs="Times New Roman"/>
          <w:color w:val="000000" w:themeColor="text1"/>
          <w:u w:val="single"/>
        </w:rPr>
        <w:t>Example:</w:t>
      </w:r>
      <w:r w:rsidRPr="2F6AFE9C">
        <w:rPr>
          <w:rFonts w:ascii="Times New Roman" w:eastAsia="Times New Roman" w:hAnsi="Times New Roman" w:cs="Times New Roman"/>
          <w:color w:val="000000" w:themeColor="text1"/>
        </w:rPr>
        <w:t xml:space="preserve"> Synchronizing messages/emails having feedback</w:t>
      </w:r>
      <w:r w:rsidR="7D8BF5CB" w:rsidRPr="2F6AFE9C">
        <w:rPr>
          <w:rFonts w:ascii="Times New Roman" w:eastAsia="Times New Roman" w:hAnsi="Times New Roman" w:cs="Times New Roman"/>
          <w:color w:val="000000" w:themeColor="text1"/>
        </w:rPr>
        <w:t xml:space="preserve"> data</w:t>
      </w:r>
      <w:r w:rsidRPr="2F6AFE9C">
        <w:rPr>
          <w:rFonts w:ascii="Times New Roman" w:eastAsia="Times New Roman" w:hAnsi="Times New Roman" w:cs="Times New Roman"/>
          <w:color w:val="000000" w:themeColor="text1"/>
        </w:rPr>
        <w:t xml:space="preserve"> into the pipeline </w:t>
      </w:r>
      <w:r w:rsidR="128CC77D" w:rsidRPr="2F6AFE9C">
        <w:rPr>
          <w:rFonts w:ascii="Times New Roman" w:eastAsia="Times New Roman" w:hAnsi="Times New Roman" w:cs="Times New Roman"/>
          <w:color w:val="000000" w:themeColor="text1"/>
        </w:rPr>
        <w:t xml:space="preserve">to perform </w:t>
      </w:r>
      <w:r w:rsidRPr="2F6AFE9C">
        <w:rPr>
          <w:rFonts w:ascii="Times New Roman" w:eastAsia="Times New Roman" w:hAnsi="Times New Roman" w:cs="Times New Roman"/>
          <w:color w:val="000000" w:themeColor="text1"/>
        </w:rPr>
        <w:t>sentiment analysis.</w:t>
      </w:r>
    </w:p>
    <w:p w14:paraId="6F126D42" w14:textId="195F3846" w:rsidR="4F462DCF" w:rsidRDefault="4F462DCF" w:rsidP="4F462DCF">
      <w:pPr>
        <w:pStyle w:val="ListParagraph"/>
        <w:spacing w:before="220" w:after="220"/>
        <w:ind w:left="1800"/>
        <w:rPr>
          <w:rFonts w:ascii="Times New Roman" w:eastAsia="Times New Roman" w:hAnsi="Times New Roman" w:cs="Times New Roman"/>
          <w:color w:val="000000" w:themeColor="text1"/>
        </w:rPr>
      </w:pPr>
    </w:p>
    <w:p w14:paraId="1A0F0427" w14:textId="3F95D983" w:rsidR="0D5009A3" w:rsidRDefault="6C4342A3" w:rsidP="16F7A7FF">
      <w:pPr>
        <w:spacing w:before="220" w:after="220"/>
        <w:ind w:firstLine="720"/>
        <w:rPr>
          <w:rFonts w:ascii="Times New Roman" w:eastAsia="Times New Roman" w:hAnsi="Times New Roman" w:cs="Times New Roman"/>
          <w:b/>
          <w:bCs/>
          <w:color w:val="000000" w:themeColor="text1"/>
        </w:rPr>
      </w:pPr>
      <w:r w:rsidRPr="2F6AFE9C">
        <w:rPr>
          <w:rFonts w:ascii="Times New Roman" w:eastAsia="Times New Roman" w:hAnsi="Times New Roman" w:cs="Times New Roman"/>
          <w:b/>
          <w:bCs/>
          <w:color w:val="000000" w:themeColor="text1"/>
        </w:rPr>
        <w:t>Benefits of Data Ingestion</w:t>
      </w:r>
      <w:r w:rsidR="289A06DA" w:rsidRPr="003BBD7D">
        <w:rPr>
          <w:rFonts w:ascii="Times New Roman" w:eastAsia="Times New Roman" w:hAnsi="Times New Roman" w:cs="Times New Roman"/>
          <w:b/>
          <w:bCs/>
          <w:color w:val="000000" w:themeColor="text1"/>
        </w:rPr>
        <w:t>:</w:t>
      </w:r>
    </w:p>
    <w:p w14:paraId="6E17B463" w14:textId="6BB05DA6" w:rsidR="0D5009A3" w:rsidRDefault="6C4342A3" w:rsidP="002E298C">
      <w:pPr>
        <w:pStyle w:val="ListParagraph"/>
        <w:numPr>
          <w:ilvl w:val="0"/>
          <w:numId w:val="40"/>
        </w:numPr>
        <w:spacing w:before="220" w:after="220"/>
        <w:rPr>
          <w:rFonts w:ascii="Times New Roman" w:eastAsia="Times New Roman" w:hAnsi="Times New Roman" w:cs="Times New Roman"/>
          <w:color w:val="000000" w:themeColor="text1"/>
        </w:rPr>
      </w:pPr>
      <w:r w:rsidRPr="2F6AFE9C">
        <w:rPr>
          <w:rFonts w:ascii="Times New Roman" w:eastAsia="Times New Roman" w:hAnsi="Times New Roman" w:cs="Times New Roman"/>
          <w:color w:val="000000" w:themeColor="text1"/>
        </w:rPr>
        <w:t xml:space="preserve">Automates the process of data </w:t>
      </w:r>
      <w:r w:rsidR="774618F2" w:rsidRPr="2F6AFE9C">
        <w:rPr>
          <w:rFonts w:ascii="Times New Roman" w:eastAsia="Times New Roman" w:hAnsi="Times New Roman" w:cs="Times New Roman"/>
          <w:color w:val="000000" w:themeColor="text1"/>
        </w:rPr>
        <w:t>collection,</w:t>
      </w:r>
      <w:r w:rsidRPr="2F6AFE9C">
        <w:rPr>
          <w:rFonts w:ascii="Times New Roman" w:eastAsia="Times New Roman" w:hAnsi="Times New Roman" w:cs="Times New Roman"/>
          <w:color w:val="000000" w:themeColor="text1"/>
        </w:rPr>
        <w:t xml:space="preserve"> </w:t>
      </w:r>
      <w:r w:rsidR="6968336F" w:rsidRPr="2F6AFE9C">
        <w:rPr>
          <w:rFonts w:ascii="Times New Roman" w:eastAsia="Times New Roman" w:hAnsi="Times New Roman" w:cs="Times New Roman"/>
          <w:color w:val="000000" w:themeColor="text1"/>
        </w:rPr>
        <w:t>highly reducing manual interventions.</w:t>
      </w:r>
    </w:p>
    <w:p w14:paraId="7B0B0E88" w14:textId="4535196A" w:rsidR="0D5009A3" w:rsidRDefault="21889D3E" w:rsidP="002E298C">
      <w:pPr>
        <w:pStyle w:val="ListParagraph"/>
        <w:numPr>
          <w:ilvl w:val="0"/>
          <w:numId w:val="40"/>
        </w:numPr>
        <w:spacing w:before="220" w:after="220"/>
        <w:rPr>
          <w:rFonts w:ascii="Times New Roman" w:eastAsia="Times New Roman" w:hAnsi="Times New Roman" w:cs="Times New Roman"/>
          <w:color w:val="000000" w:themeColor="text1"/>
        </w:rPr>
      </w:pPr>
      <w:r w:rsidRPr="2F6AFE9C">
        <w:rPr>
          <w:rFonts w:ascii="Times New Roman" w:eastAsia="Times New Roman" w:hAnsi="Times New Roman" w:cs="Times New Roman"/>
          <w:color w:val="000000" w:themeColor="text1"/>
        </w:rPr>
        <w:t xml:space="preserve">Works with </w:t>
      </w:r>
      <w:r w:rsidR="6C4342A3" w:rsidRPr="2F6AFE9C">
        <w:rPr>
          <w:rFonts w:ascii="Times New Roman" w:eastAsia="Times New Roman" w:hAnsi="Times New Roman" w:cs="Times New Roman"/>
          <w:color w:val="000000" w:themeColor="text1"/>
        </w:rPr>
        <w:t xml:space="preserve">real-time ingestion for </w:t>
      </w:r>
      <w:r w:rsidR="53CE18DA" w:rsidRPr="2F6AFE9C">
        <w:rPr>
          <w:rFonts w:ascii="Times New Roman" w:eastAsia="Times New Roman" w:hAnsi="Times New Roman" w:cs="Times New Roman"/>
          <w:color w:val="000000" w:themeColor="text1"/>
        </w:rPr>
        <w:t>quick</w:t>
      </w:r>
      <w:r w:rsidR="6C4342A3" w:rsidRPr="2F6AFE9C">
        <w:rPr>
          <w:rFonts w:ascii="Times New Roman" w:eastAsia="Times New Roman" w:hAnsi="Times New Roman" w:cs="Times New Roman"/>
          <w:color w:val="000000" w:themeColor="text1"/>
        </w:rPr>
        <w:t xml:space="preserve"> </w:t>
      </w:r>
      <w:r w:rsidR="2C624633" w:rsidRPr="2F6AFE9C">
        <w:rPr>
          <w:rFonts w:ascii="Times New Roman" w:eastAsia="Times New Roman" w:hAnsi="Times New Roman" w:cs="Times New Roman"/>
          <w:color w:val="000000" w:themeColor="text1"/>
        </w:rPr>
        <w:t>analysis</w:t>
      </w:r>
      <w:r w:rsidR="6C4342A3" w:rsidRPr="2F6AFE9C">
        <w:rPr>
          <w:rFonts w:ascii="Times New Roman" w:eastAsia="Times New Roman" w:hAnsi="Times New Roman" w:cs="Times New Roman"/>
          <w:color w:val="000000" w:themeColor="text1"/>
        </w:rPr>
        <w:t>.</w:t>
      </w:r>
    </w:p>
    <w:p w14:paraId="63E21DE2" w14:textId="58C251CE" w:rsidR="4F462DCF" w:rsidRDefault="4F462DCF" w:rsidP="4F462DCF">
      <w:pPr>
        <w:spacing w:before="220" w:after="220"/>
        <w:rPr>
          <w:rFonts w:ascii="Times New Roman" w:eastAsia="Times New Roman" w:hAnsi="Times New Roman" w:cs="Times New Roman"/>
          <w:color w:val="000000" w:themeColor="text1"/>
        </w:rPr>
      </w:pPr>
    </w:p>
    <w:p w14:paraId="4BDFDA59" w14:textId="7930608E" w:rsidR="0D5009A3" w:rsidRDefault="46654160" w:rsidP="00DB2974">
      <w:pPr>
        <w:pStyle w:val="ListParagraph"/>
        <w:numPr>
          <w:ilvl w:val="0"/>
          <w:numId w:val="15"/>
        </w:numPr>
        <w:spacing w:before="220" w:after="220"/>
        <w:rPr>
          <w:rFonts w:ascii="Times New Roman" w:eastAsia="Times New Roman" w:hAnsi="Times New Roman" w:cs="Times New Roman"/>
          <w:color w:val="000000" w:themeColor="text1"/>
        </w:rPr>
      </w:pPr>
      <w:r w:rsidRPr="2F6AFE9C">
        <w:rPr>
          <w:rFonts w:ascii="Times New Roman" w:eastAsia="Times New Roman" w:hAnsi="Times New Roman" w:cs="Times New Roman"/>
          <w:b/>
          <w:bCs/>
          <w:color w:val="000000" w:themeColor="text1"/>
        </w:rPr>
        <w:t>Data Storage</w:t>
      </w:r>
      <w:r w:rsidR="2D993B2B" w:rsidRPr="32043762">
        <w:rPr>
          <w:rFonts w:ascii="Times New Roman" w:eastAsia="Times New Roman" w:hAnsi="Times New Roman" w:cs="Times New Roman"/>
          <w:b/>
          <w:bCs/>
          <w:color w:val="000000" w:themeColor="text1"/>
        </w:rPr>
        <w:t xml:space="preserve">: </w:t>
      </w:r>
      <w:r w:rsidRPr="2F6AFE9C">
        <w:rPr>
          <w:rFonts w:ascii="Times New Roman" w:eastAsia="Times New Roman" w:hAnsi="Times New Roman" w:cs="Times New Roman"/>
          <w:color w:val="000000" w:themeColor="text1"/>
        </w:rPr>
        <w:t xml:space="preserve">The objective of this step is to efficiently store unstructured data for accessibility. </w:t>
      </w:r>
    </w:p>
    <w:p w14:paraId="70B6248A" w14:textId="036EDB93" w:rsidR="0D5009A3" w:rsidRDefault="46654160" w:rsidP="0081072E">
      <w:pPr>
        <w:pStyle w:val="ListParagraph"/>
        <w:numPr>
          <w:ilvl w:val="0"/>
          <w:numId w:val="14"/>
        </w:numPr>
        <w:spacing w:before="220" w:after="220" w:line="259" w:lineRule="auto"/>
        <w:rPr>
          <w:rFonts w:ascii="Times New Roman" w:eastAsia="Times New Roman" w:hAnsi="Times New Roman" w:cs="Times New Roman"/>
          <w:color w:val="000000" w:themeColor="text1"/>
        </w:rPr>
      </w:pPr>
      <w:r w:rsidRPr="2F6AFE9C">
        <w:rPr>
          <w:rFonts w:ascii="Times New Roman" w:eastAsia="Times New Roman" w:hAnsi="Times New Roman" w:cs="Times New Roman"/>
          <w:b/>
          <w:bCs/>
          <w:color w:val="000000" w:themeColor="text1"/>
        </w:rPr>
        <w:t xml:space="preserve">Amazon S3: </w:t>
      </w:r>
      <w:r w:rsidRPr="2F6AFE9C">
        <w:rPr>
          <w:rFonts w:ascii="Times New Roman" w:eastAsia="Times New Roman" w:hAnsi="Times New Roman" w:cs="Times New Roman"/>
          <w:color w:val="000000" w:themeColor="text1"/>
        </w:rPr>
        <w:t xml:space="preserve">Storage that can seamlessly store raw, curated, and analytics-ready data. We can also use this as the central data repository by organizing the data into separate layers in S3; you enable an efficient workflow for processing, querying, and analyzing diverse datasets. </w:t>
      </w:r>
    </w:p>
    <w:p w14:paraId="61C3488A" w14:textId="6805E301" w:rsidR="0D5009A3" w:rsidRDefault="09010D6A" w:rsidP="2B22FFAD">
      <w:pPr>
        <w:pStyle w:val="ListParagraph"/>
        <w:spacing w:before="220" w:after="220" w:line="259" w:lineRule="auto"/>
        <w:ind w:left="1800"/>
        <w:rPr>
          <w:rFonts w:ascii="Times New Roman" w:eastAsia="Times New Roman" w:hAnsi="Times New Roman" w:cs="Times New Roman"/>
          <w:color w:val="000000" w:themeColor="text1"/>
        </w:rPr>
      </w:pPr>
      <w:r w:rsidRPr="3386C23C">
        <w:rPr>
          <w:rFonts w:ascii="Times New Roman" w:eastAsia="Times New Roman" w:hAnsi="Times New Roman" w:cs="Times New Roman"/>
          <w:color w:val="000000" w:themeColor="text1"/>
          <w:u w:val="single"/>
        </w:rPr>
        <w:t>Example:</w:t>
      </w:r>
      <w:r w:rsidRPr="2F6AFE9C">
        <w:rPr>
          <w:rFonts w:ascii="Times New Roman" w:eastAsia="Times New Roman" w:hAnsi="Times New Roman" w:cs="Times New Roman"/>
          <w:color w:val="000000" w:themeColor="text1"/>
        </w:rPr>
        <w:t xml:space="preserve"> Storing soft copy images for future analysis</w:t>
      </w:r>
      <w:r w:rsidR="7EE069C9" w:rsidRPr="4CE74602">
        <w:rPr>
          <w:rFonts w:ascii="Times New Roman" w:eastAsia="Times New Roman" w:hAnsi="Times New Roman" w:cs="Times New Roman"/>
          <w:color w:val="000000" w:themeColor="text1"/>
        </w:rPr>
        <w:t>.</w:t>
      </w:r>
    </w:p>
    <w:p w14:paraId="28B2C99A" w14:textId="4AEB0057" w:rsidR="0D5009A3" w:rsidRDefault="0D5009A3" w:rsidP="2F6AFE9C">
      <w:pPr>
        <w:pStyle w:val="ListParagraph"/>
        <w:spacing w:before="220" w:after="220"/>
        <w:rPr>
          <w:rFonts w:ascii="Times New Roman" w:eastAsia="Times New Roman" w:hAnsi="Times New Roman" w:cs="Times New Roman"/>
          <w:color w:val="000000" w:themeColor="text1"/>
        </w:rPr>
      </w:pPr>
    </w:p>
    <w:p w14:paraId="3BBF17A0" w14:textId="128B60B0" w:rsidR="0D5009A3" w:rsidRDefault="46654160" w:rsidP="00DB2974">
      <w:pPr>
        <w:pStyle w:val="ListParagraph"/>
        <w:numPr>
          <w:ilvl w:val="0"/>
          <w:numId w:val="14"/>
        </w:numPr>
        <w:spacing w:before="220" w:after="220"/>
        <w:rPr>
          <w:rFonts w:ascii="Times New Roman" w:eastAsia="Times New Roman" w:hAnsi="Times New Roman" w:cs="Times New Roman"/>
          <w:color w:val="000000" w:themeColor="text1"/>
        </w:rPr>
      </w:pPr>
      <w:r w:rsidRPr="2F6AFE9C">
        <w:rPr>
          <w:rFonts w:ascii="Times New Roman" w:eastAsia="Times New Roman" w:hAnsi="Times New Roman" w:cs="Times New Roman"/>
          <w:b/>
          <w:bCs/>
          <w:color w:val="000000" w:themeColor="text1"/>
        </w:rPr>
        <w:t>Amazon Redshift</w:t>
      </w:r>
      <w:r w:rsidRPr="2F6AFE9C">
        <w:rPr>
          <w:rFonts w:ascii="Times New Roman" w:eastAsia="Times New Roman" w:hAnsi="Times New Roman" w:cs="Times New Roman"/>
          <w:color w:val="000000" w:themeColor="text1"/>
        </w:rPr>
        <w:t xml:space="preserve">: This is a cloud-based data warehouse service perfect for analytics-ready data to enable faster queries and real-time analysis. </w:t>
      </w:r>
    </w:p>
    <w:p w14:paraId="4578D38D" w14:textId="663CB017" w:rsidR="0D5009A3" w:rsidRDefault="52269B57" w:rsidP="2B22FFAD">
      <w:pPr>
        <w:pStyle w:val="ListParagraph"/>
        <w:spacing w:before="220" w:after="220"/>
        <w:ind w:left="1800"/>
        <w:rPr>
          <w:rFonts w:ascii="Times New Roman" w:eastAsia="Times New Roman" w:hAnsi="Times New Roman" w:cs="Times New Roman"/>
          <w:color w:val="000000" w:themeColor="text1"/>
        </w:rPr>
      </w:pPr>
      <w:r w:rsidRPr="3386C23C">
        <w:rPr>
          <w:rFonts w:ascii="Times New Roman" w:eastAsia="Times New Roman" w:hAnsi="Times New Roman" w:cs="Times New Roman"/>
          <w:color w:val="000000" w:themeColor="text1"/>
          <w:u w:val="single"/>
        </w:rPr>
        <w:t>Example:</w:t>
      </w:r>
      <w:r w:rsidRPr="2F6AFE9C">
        <w:rPr>
          <w:rFonts w:ascii="Times New Roman" w:eastAsia="Times New Roman" w:hAnsi="Times New Roman" w:cs="Times New Roman"/>
          <w:color w:val="000000" w:themeColor="text1"/>
        </w:rPr>
        <w:t xml:space="preserve"> Keeping analyzed customer data from a retailer to generate useful business insights.</w:t>
      </w:r>
    </w:p>
    <w:p w14:paraId="0FBAC755" w14:textId="77A8FF22" w:rsidR="5B75E514" w:rsidRDefault="5B75E514" w:rsidP="5B75E514">
      <w:pPr>
        <w:pStyle w:val="ListParagraph"/>
        <w:spacing w:before="220" w:after="220"/>
        <w:ind w:left="1800"/>
        <w:rPr>
          <w:rFonts w:ascii="Times New Roman" w:eastAsia="Times New Roman" w:hAnsi="Times New Roman" w:cs="Times New Roman"/>
          <w:color w:val="000000" w:themeColor="text1"/>
        </w:rPr>
      </w:pPr>
    </w:p>
    <w:p w14:paraId="3953D08A" w14:textId="6792F3C6" w:rsidR="0D5009A3" w:rsidRDefault="5EF43D19" w:rsidP="5B75E514">
      <w:pPr>
        <w:spacing w:before="220" w:after="220" w:line="259" w:lineRule="auto"/>
        <w:ind w:firstLine="720"/>
        <w:rPr>
          <w:rFonts w:ascii="Times New Roman" w:eastAsia="Times New Roman" w:hAnsi="Times New Roman" w:cs="Times New Roman"/>
          <w:color w:val="000000" w:themeColor="text1"/>
        </w:rPr>
      </w:pPr>
      <w:r w:rsidRPr="5B75E514">
        <w:rPr>
          <w:rFonts w:ascii="Times New Roman" w:eastAsia="Times New Roman" w:hAnsi="Times New Roman" w:cs="Times New Roman"/>
          <w:b/>
          <w:color w:val="000000" w:themeColor="text1"/>
          <w:u w:val="single"/>
        </w:rPr>
        <w:t>Benefits of Data Storage:</w:t>
      </w:r>
    </w:p>
    <w:p w14:paraId="480B5A8B" w14:textId="1F5F8909" w:rsidR="0D5009A3" w:rsidRDefault="5EF43D19" w:rsidP="002E298C">
      <w:pPr>
        <w:pStyle w:val="ListParagraph"/>
        <w:numPr>
          <w:ilvl w:val="0"/>
          <w:numId w:val="48"/>
        </w:numPr>
        <w:spacing w:before="220" w:after="220" w:line="259" w:lineRule="auto"/>
        <w:rPr>
          <w:rFonts w:ascii="Times New Roman" w:eastAsia="Times New Roman" w:hAnsi="Times New Roman" w:cs="Times New Roman"/>
          <w:color w:val="000000" w:themeColor="text1"/>
        </w:rPr>
      </w:pPr>
      <w:r w:rsidRPr="2F6AFE9C">
        <w:rPr>
          <w:rFonts w:ascii="Times New Roman" w:eastAsia="Times New Roman" w:hAnsi="Times New Roman" w:cs="Times New Roman"/>
          <w:color w:val="000000" w:themeColor="text1"/>
        </w:rPr>
        <w:t>Easily Scalable to support handling of huge size of unstructured data</w:t>
      </w:r>
    </w:p>
    <w:p w14:paraId="6C101F60" w14:textId="2C8DFEDA" w:rsidR="5A960F7C" w:rsidRDefault="67FCA866" w:rsidP="002E298C">
      <w:pPr>
        <w:pStyle w:val="ListParagraph"/>
        <w:numPr>
          <w:ilvl w:val="0"/>
          <w:numId w:val="48"/>
        </w:numPr>
        <w:spacing w:before="220" w:after="220" w:line="259" w:lineRule="auto"/>
        <w:rPr>
          <w:rFonts w:ascii="Times New Roman" w:eastAsia="Times New Roman" w:hAnsi="Times New Roman" w:cs="Times New Roman"/>
          <w:color w:val="000000" w:themeColor="text1"/>
        </w:rPr>
      </w:pPr>
      <w:r w:rsidRPr="2F6AFE9C">
        <w:rPr>
          <w:rFonts w:ascii="Times New Roman" w:eastAsia="Times New Roman" w:hAnsi="Times New Roman" w:cs="Times New Roman"/>
          <w:color w:val="000000" w:themeColor="text1"/>
        </w:rPr>
        <w:t>Storage</w:t>
      </w:r>
      <w:r w:rsidR="5EF43D19" w:rsidRPr="2F6AFE9C">
        <w:rPr>
          <w:rFonts w:ascii="Times New Roman" w:eastAsia="Times New Roman" w:hAnsi="Times New Roman" w:cs="Times New Roman"/>
          <w:color w:val="000000" w:themeColor="text1"/>
        </w:rPr>
        <w:t xml:space="preserve"> </w:t>
      </w:r>
      <w:r w:rsidR="2B7F780D" w:rsidRPr="2F6AFE9C">
        <w:rPr>
          <w:rFonts w:ascii="Times New Roman" w:eastAsia="Times New Roman" w:hAnsi="Times New Roman" w:cs="Times New Roman"/>
          <w:color w:val="000000" w:themeColor="text1"/>
        </w:rPr>
        <w:t>solution which is highly cost effective</w:t>
      </w:r>
    </w:p>
    <w:p w14:paraId="5EBADAD0" w14:textId="272D7274" w:rsidR="682C37D7" w:rsidRDefault="682C37D7" w:rsidP="682C37D7">
      <w:pPr>
        <w:pStyle w:val="ListParagraph"/>
        <w:spacing w:before="220" w:after="220" w:line="259" w:lineRule="auto"/>
        <w:ind w:left="1080"/>
        <w:rPr>
          <w:rFonts w:ascii="Times New Roman" w:eastAsia="Times New Roman" w:hAnsi="Times New Roman" w:cs="Times New Roman"/>
          <w:color w:val="000000" w:themeColor="text1"/>
        </w:rPr>
      </w:pPr>
    </w:p>
    <w:p w14:paraId="7FACB5BF" w14:textId="64065236" w:rsidR="0D5009A3" w:rsidRDefault="46654160" w:rsidP="00DB2974">
      <w:pPr>
        <w:pStyle w:val="ListParagraph"/>
        <w:numPr>
          <w:ilvl w:val="0"/>
          <w:numId w:val="15"/>
        </w:numPr>
        <w:spacing w:before="220" w:after="220"/>
        <w:rPr>
          <w:rFonts w:ascii="Times New Roman" w:eastAsia="Times New Roman" w:hAnsi="Times New Roman" w:cs="Times New Roman"/>
          <w:color w:val="000000" w:themeColor="text1"/>
        </w:rPr>
      </w:pPr>
      <w:r w:rsidRPr="2F6AFE9C">
        <w:rPr>
          <w:rFonts w:ascii="Times New Roman" w:eastAsia="Times New Roman" w:hAnsi="Times New Roman" w:cs="Times New Roman"/>
          <w:b/>
          <w:bCs/>
          <w:color w:val="000000" w:themeColor="text1"/>
        </w:rPr>
        <w:t>Data Transformation</w:t>
      </w:r>
      <w:r w:rsidR="3D7E9CFD" w:rsidRPr="75A22855">
        <w:rPr>
          <w:rFonts w:ascii="Times New Roman" w:eastAsia="Times New Roman" w:hAnsi="Times New Roman" w:cs="Times New Roman"/>
          <w:b/>
          <w:bCs/>
          <w:color w:val="000000" w:themeColor="text1"/>
        </w:rPr>
        <w:t xml:space="preserve">: </w:t>
      </w:r>
      <w:r w:rsidRPr="2F6AFE9C">
        <w:rPr>
          <w:rFonts w:ascii="Times New Roman" w:eastAsia="Times New Roman" w:hAnsi="Times New Roman" w:cs="Times New Roman"/>
          <w:color w:val="000000" w:themeColor="text1"/>
        </w:rPr>
        <w:t>The goal is to transform or convert the unstructured data into semi-structured or structured format for analysis.</w:t>
      </w:r>
    </w:p>
    <w:p w14:paraId="6AD4625B" w14:textId="0F6110EF" w:rsidR="75A22855" w:rsidRDefault="75A22855" w:rsidP="75A22855">
      <w:pPr>
        <w:pStyle w:val="ListParagraph"/>
        <w:spacing w:before="220" w:after="220"/>
        <w:rPr>
          <w:rFonts w:ascii="Times New Roman" w:eastAsia="Times New Roman" w:hAnsi="Times New Roman" w:cs="Times New Roman"/>
          <w:color w:val="000000" w:themeColor="text1"/>
        </w:rPr>
      </w:pPr>
    </w:p>
    <w:p w14:paraId="6788274F" w14:textId="65C06F7D" w:rsidR="0D5009A3" w:rsidRDefault="46654160" w:rsidP="00DB2974">
      <w:pPr>
        <w:pStyle w:val="ListParagraph"/>
        <w:numPr>
          <w:ilvl w:val="0"/>
          <w:numId w:val="12"/>
        </w:numPr>
        <w:spacing w:before="220" w:after="220"/>
        <w:rPr>
          <w:rFonts w:ascii="Times New Roman" w:eastAsia="Times New Roman" w:hAnsi="Times New Roman" w:cs="Times New Roman"/>
          <w:color w:val="000000" w:themeColor="text1"/>
        </w:rPr>
      </w:pPr>
      <w:r w:rsidRPr="2F6AFE9C">
        <w:rPr>
          <w:rFonts w:ascii="Times New Roman" w:eastAsia="Times New Roman" w:hAnsi="Times New Roman" w:cs="Times New Roman"/>
          <w:b/>
          <w:bCs/>
          <w:color w:val="000000" w:themeColor="text1"/>
        </w:rPr>
        <w:t>AWS Glue Crawler:</w:t>
      </w:r>
      <w:r w:rsidRPr="2F6AFE9C">
        <w:rPr>
          <w:rFonts w:ascii="Times New Roman" w:eastAsia="Times New Roman" w:hAnsi="Times New Roman" w:cs="Times New Roman"/>
          <w:color w:val="000000" w:themeColor="text1"/>
        </w:rPr>
        <w:t xml:space="preserve"> This tool helps scan data sources and catalogs metadata for all datasets. An example can be for the clinical notes, we will use Glue Crawler to catalog structured and semi-structured data extracted from lab results and notes.</w:t>
      </w:r>
    </w:p>
    <w:p w14:paraId="220FD1AC" w14:textId="457653EE" w:rsidR="0D5009A3" w:rsidRDefault="3E16F431" w:rsidP="345D4A6F">
      <w:pPr>
        <w:pStyle w:val="ListParagraph"/>
        <w:spacing w:before="220" w:after="220"/>
        <w:ind w:left="1800"/>
        <w:rPr>
          <w:rFonts w:ascii="Times New Roman" w:eastAsia="Times New Roman" w:hAnsi="Times New Roman" w:cs="Times New Roman"/>
          <w:color w:val="000000" w:themeColor="text1"/>
        </w:rPr>
      </w:pPr>
      <w:r w:rsidRPr="28B76207">
        <w:rPr>
          <w:rFonts w:ascii="Times New Roman" w:eastAsia="Times New Roman" w:hAnsi="Times New Roman" w:cs="Times New Roman"/>
          <w:color w:val="000000" w:themeColor="text1"/>
          <w:u w:val="single"/>
        </w:rPr>
        <w:t>Example:</w:t>
      </w:r>
      <w:r w:rsidRPr="2F6AFE9C">
        <w:rPr>
          <w:rFonts w:ascii="Times New Roman" w:eastAsia="Times New Roman" w:hAnsi="Times New Roman" w:cs="Times New Roman"/>
          <w:color w:val="000000" w:themeColor="text1"/>
        </w:rPr>
        <w:t xml:space="preserve"> Analyzing metadata from </w:t>
      </w:r>
      <w:r w:rsidR="5CCD3F03" w:rsidRPr="2F6AFE9C">
        <w:rPr>
          <w:rFonts w:ascii="Times New Roman" w:eastAsia="Times New Roman" w:hAnsi="Times New Roman" w:cs="Times New Roman"/>
          <w:color w:val="000000" w:themeColor="text1"/>
        </w:rPr>
        <w:t xml:space="preserve">scanned </w:t>
      </w:r>
      <w:r w:rsidRPr="2F6AFE9C">
        <w:rPr>
          <w:rFonts w:ascii="Times New Roman" w:eastAsia="Times New Roman" w:hAnsi="Times New Roman" w:cs="Times New Roman"/>
          <w:color w:val="000000" w:themeColor="text1"/>
        </w:rPr>
        <w:t>PDFs</w:t>
      </w:r>
      <w:r w:rsidR="351B428F" w:rsidRPr="4CE74602">
        <w:rPr>
          <w:rFonts w:ascii="Times New Roman" w:eastAsia="Times New Roman" w:hAnsi="Times New Roman" w:cs="Times New Roman"/>
          <w:color w:val="000000" w:themeColor="text1"/>
        </w:rPr>
        <w:t>.</w:t>
      </w:r>
    </w:p>
    <w:p w14:paraId="4FED286C" w14:textId="55B7768D" w:rsidR="28B76207" w:rsidRDefault="28B76207" w:rsidP="28B76207">
      <w:pPr>
        <w:pStyle w:val="ListParagraph"/>
        <w:spacing w:before="220" w:after="220"/>
        <w:ind w:left="1800"/>
        <w:rPr>
          <w:rFonts w:ascii="Times New Roman" w:eastAsia="Times New Roman" w:hAnsi="Times New Roman" w:cs="Times New Roman"/>
          <w:color w:val="000000" w:themeColor="text1"/>
        </w:rPr>
      </w:pPr>
    </w:p>
    <w:p w14:paraId="00995440" w14:textId="2A0968FB" w:rsidR="0D5009A3" w:rsidRDefault="46654160" w:rsidP="00DB2974">
      <w:pPr>
        <w:pStyle w:val="ListParagraph"/>
        <w:numPr>
          <w:ilvl w:val="0"/>
          <w:numId w:val="12"/>
        </w:numPr>
        <w:spacing w:before="220" w:after="220"/>
        <w:rPr>
          <w:rFonts w:ascii="Times New Roman" w:eastAsia="Times New Roman" w:hAnsi="Times New Roman" w:cs="Times New Roman"/>
          <w:color w:val="000000" w:themeColor="text1"/>
        </w:rPr>
      </w:pPr>
      <w:r w:rsidRPr="2F6AFE9C">
        <w:rPr>
          <w:rFonts w:ascii="Times New Roman" w:eastAsia="Times New Roman" w:hAnsi="Times New Roman" w:cs="Times New Roman"/>
          <w:b/>
          <w:bCs/>
          <w:color w:val="000000" w:themeColor="text1"/>
        </w:rPr>
        <w:t xml:space="preserve">AWS Glacier: </w:t>
      </w:r>
      <w:r w:rsidRPr="2F6AFE9C">
        <w:rPr>
          <w:rFonts w:ascii="Times New Roman" w:eastAsia="Times New Roman" w:hAnsi="Times New Roman" w:cs="Times New Roman"/>
          <w:color w:val="000000" w:themeColor="text1"/>
        </w:rPr>
        <w:t xml:space="preserve">AWS Glacier is an ideal solution for storing older legacy data since it does not require frequent access, but must be retained for compliance, audits, or historical value. For example, for lab results, </w:t>
      </w:r>
      <w:r w:rsidR="6F45B090" w:rsidRPr="2F6AFE9C">
        <w:rPr>
          <w:rFonts w:ascii="Times New Roman" w:eastAsia="Times New Roman" w:hAnsi="Times New Roman" w:cs="Times New Roman"/>
          <w:color w:val="000000" w:themeColor="text1"/>
        </w:rPr>
        <w:t xml:space="preserve">the user </w:t>
      </w:r>
      <w:proofErr w:type="gramStart"/>
      <w:r w:rsidR="6F45B090" w:rsidRPr="2F6AFE9C">
        <w:rPr>
          <w:rFonts w:ascii="Times New Roman" w:eastAsia="Times New Roman" w:hAnsi="Times New Roman" w:cs="Times New Roman"/>
          <w:color w:val="000000" w:themeColor="text1"/>
        </w:rPr>
        <w:t>is able to</w:t>
      </w:r>
      <w:proofErr w:type="gramEnd"/>
      <w:r w:rsidR="6F45B090" w:rsidRPr="2F6AFE9C">
        <w:rPr>
          <w:rFonts w:ascii="Times New Roman" w:eastAsia="Times New Roman" w:hAnsi="Times New Roman" w:cs="Times New Roman"/>
          <w:color w:val="000000" w:themeColor="text1"/>
        </w:rPr>
        <w:t xml:space="preserve"> </w:t>
      </w:r>
      <w:r w:rsidRPr="2F6AFE9C">
        <w:rPr>
          <w:rFonts w:ascii="Times New Roman" w:eastAsia="Times New Roman" w:hAnsi="Times New Roman" w:cs="Times New Roman"/>
          <w:color w:val="000000" w:themeColor="text1"/>
        </w:rPr>
        <w:t xml:space="preserve">archive raw files such as PDF in AWS Glacier if they aren’t accessed frequently. </w:t>
      </w:r>
    </w:p>
    <w:p w14:paraId="623BA387" w14:textId="202BA6E8" w:rsidR="0D5009A3" w:rsidRDefault="5C058B6B" w:rsidP="28B76207">
      <w:pPr>
        <w:pStyle w:val="ListParagraph"/>
        <w:spacing w:before="220" w:after="220"/>
        <w:ind w:left="1800"/>
        <w:rPr>
          <w:rFonts w:ascii="Times New Roman" w:eastAsia="Times New Roman" w:hAnsi="Times New Roman" w:cs="Times New Roman"/>
          <w:color w:val="000000" w:themeColor="text1"/>
        </w:rPr>
      </w:pPr>
      <w:r w:rsidRPr="28B76207">
        <w:rPr>
          <w:rFonts w:ascii="Times New Roman" w:eastAsia="Times New Roman" w:hAnsi="Times New Roman" w:cs="Times New Roman"/>
          <w:color w:val="000000" w:themeColor="text1"/>
          <w:u w:val="single"/>
        </w:rPr>
        <w:t>Example:</w:t>
      </w:r>
      <w:r w:rsidR="00D528EF" w:rsidRPr="2F6AFE9C">
        <w:rPr>
          <w:rFonts w:ascii="Times New Roman" w:eastAsia="Times New Roman" w:hAnsi="Times New Roman" w:cs="Times New Roman"/>
          <w:color w:val="000000" w:themeColor="text1"/>
        </w:rPr>
        <w:t xml:space="preserve"> Archiving 5-year-old student grade data to comply with university policies</w:t>
      </w:r>
      <w:r w:rsidR="26862E88" w:rsidRPr="4CE74602">
        <w:rPr>
          <w:rFonts w:ascii="Times New Roman" w:eastAsia="Times New Roman" w:hAnsi="Times New Roman" w:cs="Times New Roman"/>
          <w:color w:val="000000" w:themeColor="text1"/>
        </w:rPr>
        <w:t>.</w:t>
      </w:r>
      <w:r w:rsidR="00D528EF" w:rsidRPr="2F6AFE9C">
        <w:rPr>
          <w:rFonts w:ascii="Times New Roman" w:eastAsia="Times New Roman" w:hAnsi="Times New Roman" w:cs="Times New Roman"/>
          <w:color w:val="000000" w:themeColor="text1"/>
        </w:rPr>
        <w:t xml:space="preserve"> </w:t>
      </w:r>
    </w:p>
    <w:p w14:paraId="12E2235B" w14:textId="1A9D04EF" w:rsidR="28B76207" w:rsidRDefault="28B76207" w:rsidP="28B76207">
      <w:pPr>
        <w:pStyle w:val="ListParagraph"/>
        <w:spacing w:before="220" w:after="220"/>
        <w:ind w:left="1800"/>
        <w:rPr>
          <w:rFonts w:ascii="Times New Roman" w:eastAsia="Times New Roman" w:hAnsi="Times New Roman" w:cs="Times New Roman"/>
          <w:color w:val="000000" w:themeColor="text1"/>
        </w:rPr>
      </w:pPr>
    </w:p>
    <w:p w14:paraId="047CACE4" w14:textId="635D3236" w:rsidR="0D5009A3" w:rsidRDefault="241BC9D9" w:rsidP="5B75E514">
      <w:pPr>
        <w:spacing w:before="220" w:after="220"/>
        <w:ind w:firstLine="720"/>
        <w:rPr>
          <w:rFonts w:ascii="Times New Roman" w:eastAsia="Times New Roman" w:hAnsi="Times New Roman" w:cs="Times New Roman"/>
          <w:b/>
          <w:color w:val="000000" w:themeColor="text1"/>
          <w:u w:val="single"/>
        </w:rPr>
      </w:pPr>
      <w:r w:rsidRPr="609FCE5D">
        <w:rPr>
          <w:rFonts w:ascii="Times New Roman" w:eastAsia="Times New Roman" w:hAnsi="Times New Roman" w:cs="Times New Roman"/>
          <w:b/>
          <w:color w:val="000000" w:themeColor="text1"/>
          <w:u w:val="single"/>
        </w:rPr>
        <w:t>Benefits</w:t>
      </w:r>
      <w:r w:rsidR="1428B835" w:rsidRPr="609FCE5D">
        <w:rPr>
          <w:rFonts w:ascii="Times New Roman" w:eastAsia="Times New Roman" w:hAnsi="Times New Roman" w:cs="Times New Roman"/>
          <w:b/>
          <w:color w:val="000000" w:themeColor="text1"/>
          <w:u w:val="single"/>
        </w:rPr>
        <w:t xml:space="preserve"> of Data Transformation</w:t>
      </w:r>
      <w:r w:rsidRPr="609FCE5D">
        <w:rPr>
          <w:rFonts w:ascii="Times New Roman" w:eastAsia="Times New Roman" w:hAnsi="Times New Roman" w:cs="Times New Roman"/>
          <w:b/>
          <w:color w:val="000000" w:themeColor="text1"/>
          <w:u w:val="single"/>
        </w:rPr>
        <w:t>:</w:t>
      </w:r>
    </w:p>
    <w:p w14:paraId="3E0EDDAB" w14:textId="79C7621E" w:rsidR="0D5009A3" w:rsidRDefault="241BC9D9" w:rsidP="002E298C">
      <w:pPr>
        <w:pStyle w:val="ListParagraph"/>
        <w:numPr>
          <w:ilvl w:val="0"/>
          <w:numId w:val="46"/>
        </w:numPr>
        <w:spacing w:before="220" w:after="220"/>
        <w:rPr>
          <w:rFonts w:ascii="Times New Roman" w:eastAsia="Times New Roman" w:hAnsi="Times New Roman" w:cs="Times New Roman"/>
          <w:color w:val="000000" w:themeColor="text1"/>
        </w:rPr>
      </w:pPr>
      <w:r w:rsidRPr="2F6AFE9C">
        <w:rPr>
          <w:rFonts w:ascii="Times New Roman" w:eastAsia="Times New Roman" w:hAnsi="Times New Roman" w:cs="Times New Roman"/>
          <w:color w:val="000000" w:themeColor="text1"/>
        </w:rPr>
        <w:t>Data Standardization</w:t>
      </w:r>
    </w:p>
    <w:p w14:paraId="6CD8A578" w14:textId="73A12737" w:rsidR="0D5009A3" w:rsidRDefault="241BC9D9" w:rsidP="002E298C">
      <w:pPr>
        <w:pStyle w:val="ListParagraph"/>
        <w:numPr>
          <w:ilvl w:val="0"/>
          <w:numId w:val="46"/>
        </w:numPr>
        <w:spacing w:before="220" w:after="220"/>
        <w:rPr>
          <w:rFonts w:ascii="Times New Roman" w:eastAsia="Times New Roman" w:hAnsi="Times New Roman" w:cs="Times New Roman"/>
          <w:color w:val="000000" w:themeColor="text1"/>
        </w:rPr>
      </w:pPr>
      <w:r w:rsidRPr="2F6AFE9C">
        <w:rPr>
          <w:rFonts w:ascii="Times New Roman" w:eastAsia="Times New Roman" w:hAnsi="Times New Roman" w:cs="Times New Roman"/>
          <w:color w:val="000000" w:themeColor="text1"/>
        </w:rPr>
        <w:t>Highly Cost Effective</w:t>
      </w:r>
    </w:p>
    <w:p w14:paraId="4D9CE760" w14:textId="7F4B4CE7" w:rsidR="28B76207" w:rsidRDefault="28B76207" w:rsidP="609FCE5D">
      <w:pPr>
        <w:spacing w:before="220" w:after="220"/>
        <w:rPr>
          <w:rFonts w:ascii="Times New Roman" w:eastAsia="Times New Roman" w:hAnsi="Times New Roman" w:cs="Times New Roman"/>
          <w:color w:val="000000" w:themeColor="text1"/>
        </w:rPr>
      </w:pPr>
    </w:p>
    <w:p w14:paraId="3077FE1D" w14:textId="627AA669" w:rsidR="0D5009A3" w:rsidRDefault="46654160" w:rsidP="19FCD16D">
      <w:pPr>
        <w:pStyle w:val="ListParagraph"/>
        <w:numPr>
          <w:ilvl w:val="0"/>
          <w:numId w:val="15"/>
        </w:numPr>
        <w:spacing w:before="220" w:after="220"/>
        <w:rPr>
          <w:rFonts w:ascii="Times New Roman" w:eastAsia="Times New Roman" w:hAnsi="Times New Roman" w:cs="Times New Roman"/>
          <w:color w:val="000000" w:themeColor="text1"/>
        </w:rPr>
      </w:pPr>
      <w:r w:rsidRPr="2F6AFE9C">
        <w:rPr>
          <w:rFonts w:ascii="Times New Roman" w:eastAsia="Times New Roman" w:hAnsi="Times New Roman" w:cs="Times New Roman"/>
          <w:b/>
          <w:bCs/>
          <w:color w:val="000000" w:themeColor="text1"/>
        </w:rPr>
        <w:t>Data Analytics/Analysis</w:t>
      </w:r>
      <w:r w:rsidR="793E9F1E" w:rsidRPr="08AD9DF5">
        <w:rPr>
          <w:rFonts w:ascii="Times New Roman" w:eastAsia="Times New Roman" w:hAnsi="Times New Roman" w:cs="Times New Roman"/>
          <w:b/>
          <w:bCs/>
          <w:color w:val="000000" w:themeColor="text1"/>
        </w:rPr>
        <w:t xml:space="preserve">: </w:t>
      </w:r>
      <w:r w:rsidRPr="2F6AFE9C">
        <w:rPr>
          <w:rFonts w:ascii="Times New Roman" w:eastAsia="Times New Roman" w:hAnsi="Times New Roman" w:cs="Times New Roman"/>
          <w:color w:val="000000" w:themeColor="text1"/>
        </w:rPr>
        <w:t xml:space="preserve">This is one of the most important stages, where you generate and discover insights from data which can help improve decision-making, increase efficiency, and many more. </w:t>
      </w:r>
    </w:p>
    <w:p w14:paraId="0E5250A6" w14:textId="7B760ADF" w:rsidR="4E09940A" w:rsidRDefault="4E09940A" w:rsidP="4E09940A">
      <w:pPr>
        <w:pStyle w:val="ListParagraph"/>
        <w:spacing w:before="220" w:after="220"/>
        <w:rPr>
          <w:rFonts w:ascii="Times New Roman" w:eastAsia="Times New Roman" w:hAnsi="Times New Roman" w:cs="Times New Roman"/>
          <w:color w:val="000000" w:themeColor="text1"/>
        </w:rPr>
      </w:pPr>
    </w:p>
    <w:p w14:paraId="34508363" w14:textId="5D375F58" w:rsidR="0D5009A3" w:rsidRDefault="46654160" w:rsidP="00DB2974">
      <w:pPr>
        <w:pStyle w:val="ListParagraph"/>
        <w:numPr>
          <w:ilvl w:val="0"/>
          <w:numId w:val="10"/>
        </w:numPr>
        <w:spacing w:before="220" w:after="220"/>
        <w:rPr>
          <w:rFonts w:ascii="Times New Roman" w:eastAsia="Times New Roman" w:hAnsi="Times New Roman" w:cs="Times New Roman"/>
          <w:color w:val="000000" w:themeColor="text1"/>
        </w:rPr>
      </w:pPr>
      <w:r w:rsidRPr="2F6AFE9C">
        <w:rPr>
          <w:rFonts w:ascii="Times New Roman" w:eastAsia="Times New Roman" w:hAnsi="Times New Roman" w:cs="Times New Roman"/>
          <w:b/>
          <w:bCs/>
          <w:color w:val="000000" w:themeColor="text1"/>
        </w:rPr>
        <w:t>Amazon Athena:</w:t>
      </w:r>
      <w:r w:rsidRPr="2F6AFE9C">
        <w:rPr>
          <w:rFonts w:ascii="Times New Roman" w:eastAsia="Times New Roman" w:hAnsi="Times New Roman" w:cs="Times New Roman"/>
          <w:color w:val="000000" w:themeColor="text1"/>
        </w:rPr>
        <w:t xml:space="preserve"> A serverless, interactive query service that allows you to run SQL and ad-hoc queries on structured or semi-structured data directly on data stored in Amazon S3.</w:t>
      </w:r>
    </w:p>
    <w:p w14:paraId="12E6A7EF" w14:textId="6410233A" w:rsidR="0D5009A3" w:rsidRDefault="66BC9D04" w:rsidP="4E09940A">
      <w:pPr>
        <w:pStyle w:val="ListParagraph"/>
        <w:spacing w:before="220" w:after="220"/>
        <w:ind w:firstLine="720"/>
        <w:rPr>
          <w:rFonts w:ascii="Times New Roman" w:eastAsia="Times New Roman" w:hAnsi="Times New Roman" w:cs="Times New Roman"/>
          <w:color w:val="000000" w:themeColor="text1"/>
        </w:rPr>
      </w:pPr>
      <w:r w:rsidRPr="4E09940A">
        <w:rPr>
          <w:rFonts w:ascii="Times New Roman" w:eastAsia="Times New Roman" w:hAnsi="Times New Roman" w:cs="Times New Roman"/>
          <w:color w:val="000000" w:themeColor="text1"/>
          <w:u w:val="single"/>
        </w:rPr>
        <w:t>Example</w:t>
      </w:r>
      <w:r w:rsidRPr="2F6AFE9C">
        <w:rPr>
          <w:rFonts w:ascii="Times New Roman" w:eastAsia="Times New Roman" w:hAnsi="Times New Roman" w:cs="Times New Roman"/>
          <w:color w:val="000000" w:themeColor="text1"/>
        </w:rPr>
        <w:t>: Searching for similar keywords in a customer data</w:t>
      </w:r>
    </w:p>
    <w:p w14:paraId="6CE46A2F" w14:textId="1C6A25E1" w:rsidR="4E09940A" w:rsidRDefault="4E09940A" w:rsidP="4E09940A">
      <w:pPr>
        <w:pStyle w:val="ListParagraph"/>
        <w:spacing w:before="220" w:after="220"/>
        <w:ind w:firstLine="720"/>
        <w:rPr>
          <w:rFonts w:ascii="Times New Roman" w:eastAsia="Times New Roman" w:hAnsi="Times New Roman" w:cs="Times New Roman"/>
          <w:color w:val="000000" w:themeColor="text1"/>
        </w:rPr>
      </w:pPr>
    </w:p>
    <w:p w14:paraId="7CAC015B" w14:textId="524222E7" w:rsidR="0D5009A3" w:rsidRDefault="46654160" w:rsidP="00DB2974">
      <w:pPr>
        <w:pStyle w:val="ListParagraph"/>
        <w:numPr>
          <w:ilvl w:val="0"/>
          <w:numId w:val="10"/>
        </w:numPr>
        <w:spacing w:before="220" w:after="220"/>
        <w:rPr>
          <w:rFonts w:ascii="Times New Roman" w:eastAsia="Times New Roman" w:hAnsi="Times New Roman" w:cs="Times New Roman"/>
          <w:color w:val="000000" w:themeColor="text1"/>
        </w:rPr>
      </w:pPr>
      <w:r w:rsidRPr="2F6AFE9C">
        <w:rPr>
          <w:rFonts w:ascii="Times New Roman" w:eastAsia="Times New Roman" w:hAnsi="Times New Roman" w:cs="Times New Roman"/>
          <w:b/>
          <w:bCs/>
          <w:color w:val="000000" w:themeColor="text1"/>
        </w:rPr>
        <w:t>Amazon</w:t>
      </w:r>
      <w:r w:rsidRPr="2F6AFE9C">
        <w:rPr>
          <w:rFonts w:ascii="Times New Roman" w:eastAsia="Times New Roman" w:hAnsi="Times New Roman" w:cs="Times New Roman"/>
          <w:color w:val="000000" w:themeColor="text1"/>
        </w:rPr>
        <w:t xml:space="preserve"> </w:t>
      </w:r>
      <w:proofErr w:type="spellStart"/>
      <w:r w:rsidRPr="2F6AFE9C">
        <w:rPr>
          <w:rFonts w:ascii="Times New Roman" w:eastAsia="Times New Roman" w:hAnsi="Times New Roman" w:cs="Times New Roman"/>
          <w:b/>
          <w:bCs/>
          <w:color w:val="000000" w:themeColor="text1"/>
        </w:rPr>
        <w:t>QuickSight</w:t>
      </w:r>
      <w:proofErr w:type="spellEnd"/>
      <w:r w:rsidRPr="2F6AFE9C">
        <w:rPr>
          <w:rFonts w:ascii="Times New Roman" w:eastAsia="Times New Roman" w:hAnsi="Times New Roman" w:cs="Times New Roman"/>
          <w:b/>
          <w:bCs/>
          <w:color w:val="000000" w:themeColor="text1"/>
        </w:rPr>
        <w:t>:</w:t>
      </w:r>
      <w:r w:rsidRPr="2F6AFE9C">
        <w:rPr>
          <w:rFonts w:ascii="Times New Roman" w:eastAsia="Times New Roman" w:hAnsi="Times New Roman" w:cs="Times New Roman"/>
          <w:color w:val="000000" w:themeColor="text1"/>
        </w:rPr>
        <w:t xml:space="preserve"> A business intelligence service that allows you to perform visualization in BI tools and create dashboards and reports.</w:t>
      </w:r>
    </w:p>
    <w:p w14:paraId="45E1204A" w14:textId="78A15016" w:rsidR="0D5009A3" w:rsidRDefault="2FD9F139" w:rsidP="4E09940A">
      <w:pPr>
        <w:pStyle w:val="ListParagraph"/>
        <w:spacing w:before="220" w:after="220"/>
        <w:ind w:firstLine="720"/>
        <w:rPr>
          <w:rFonts w:ascii="Times New Roman" w:eastAsia="Times New Roman" w:hAnsi="Times New Roman" w:cs="Times New Roman"/>
          <w:color w:val="000000" w:themeColor="text1"/>
        </w:rPr>
      </w:pPr>
      <w:r w:rsidRPr="4E09940A">
        <w:rPr>
          <w:rFonts w:ascii="Times New Roman" w:eastAsia="Times New Roman" w:hAnsi="Times New Roman" w:cs="Times New Roman"/>
          <w:color w:val="000000" w:themeColor="text1"/>
          <w:u w:val="single"/>
        </w:rPr>
        <w:t>Example:</w:t>
      </w:r>
      <w:r w:rsidRPr="4CE74602">
        <w:rPr>
          <w:rFonts w:ascii="Times New Roman" w:eastAsia="Times New Roman" w:hAnsi="Times New Roman" w:cs="Times New Roman"/>
          <w:color w:val="000000" w:themeColor="text1"/>
        </w:rPr>
        <w:t xml:space="preserve"> </w:t>
      </w:r>
      <w:r w:rsidR="6131D24D" w:rsidRPr="2F6AFE9C">
        <w:rPr>
          <w:rFonts w:ascii="Times New Roman" w:eastAsia="Times New Roman" w:hAnsi="Times New Roman" w:cs="Times New Roman"/>
          <w:color w:val="000000" w:themeColor="text1"/>
        </w:rPr>
        <w:t>Generating real time dashboards and graphs of revenue/sales</w:t>
      </w:r>
      <w:r w:rsidR="37E85901" w:rsidRPr="4CE74602">
        <w:rPr>
          <w:rFonts w:ascii="Times New Roman" w:eastAsia="Times New Roman" w:hAnsi="Times New Roman" w:cs="Times New Roman"/>
          <w:color w:val="000000" w:themeColor="text1"/>
        </w:rPr>
        <w:t>.</w:t>
      </w:r>
    </w:p>
    <w:p w14:paraId="0EEFC093" w14:textId="10D461F0" w:rsidR="0D5009A3" w:rsidRDefault="0D5009A3" w:rsidP="2F6AFE9C">
      <w:pPr>
        <w:pStyle w:val="ListParagraph"/>
        <w:spacing w:before="220" w:after="220"/>
        <w:rPr>
          <w:rFonts w:ascii="Times New Roman" w:eastAsia="Times New Roman" w:hAnsi="Times New Roman" w:cs="Times New Roman"/>
          <w:color w:val="000000" w:themeColor="text1"/>
        </w:rPr>
      </w:pPr>
    </w:p>
    <w:p w14:paraId="293FC7AA" w14:textId="7DC2B4F1" w:rsidR="0D5009A3" w:rsidRDefault="31054710" w:rsidP="19FCD16D">
      <w:pPr>
        <w:spacing w:before="220" w:after="220"/>
        <w:ind w:firstLine="720"/>
        <w:rPr>
          <w:rFonts w:ascii="Times New Roman" w:eastAsia="Times New Roman" w:hAnsi="Times New Roman" w:cs="Times New Roman"/>
          <w:b/>
          <w:color w:val="000000" w:themeColor="text1"/>
          <w:u w:val="single"/>
        </w:rPr>
      </w:pPr>
      <w:r w:rsidRPr="4E09940A">
        <w:rPr>
          <w:rFonts w:ascii="Times New Roman" w:eastAsia="Times New Roman" w:hAnsi="Times New Roman" w:cs="Times New Roman"/>
          <w:b/>
          <w:color w:val="000000" w:themeColor="text1"/>
          <w:u w:val="single"/>
        </w:rPr>
        <w:t>Benefits</w:t>
      </w:r>
      <w:r w:rsidR="4F29E3F8" w:rsidRPr="4E09940A">
        <w:rPr>
          <w:rFonts w:ascii="Times New Roman" w:eastAsia="Times New Roman" w:hAnsi="Times New Roman" w:cs="Times New Roman"/>
          <w:b/>
          <w:color w:val="000000" w:themeColor="text1"/>
          <w:u w:val="single"/>
        </w:rPr>
        <w:t xml:space="preserve"> of Data Analytics/Analysis</w:t>
      </w:r>
      <w:r w:rsidRPr="4E09940A">
        <w:rPr>
          <w:rFonts w:ascii="Times New Roman" w:eastAsia="Times New Roman" w:hAnsi="Times New Roman" w:cs="Times New Roman"/>
          <w:b/>
          <w:color w:val="000000" w:themeColor="text1"/>
          <w:u w:val="single"/>
        </w:rPr>
        <w:t>:</w:t>
      </w:r>
    </w:p>
    <w:p w14:paraId="1FFF499A" w14:textId="043CD5FE" w:rsidR="0D5009A3" w:rsidRDefault="31054710" w:rsidP="002E298C">
      <w:pPr>
        <w:pStyle w:val="ListParagraph"/>
        <w:numPr>
          <w:ilvl w:val="0"/>
          <w:numId w:val="47"/>
        </w:numPr>
        <w:spacing w:before="220" w:after="220" w:line="259" w:lineRule="auto"/>
        <w:rPr>
          <w:rFonts w:ascii="Times New Roman" w:eastAsia="Times New Roman" w:hAnsi="Times New Roman" w:cs="Times New Roman"/>
          <w:color w:val="000000" w:themeColor="text1"/>
        </w:rPr>
      </w:pPr>
      <w:r w:rsidRPr="19FCD16D">
        <w:rPr>
          <w:rFonts w:ascii="Times New Roman" w:eastAsia="Times New Roman" w:hAnsi="Times New Roman" w:cs="Times New Roman"/>
          <w:color w:val="000000" w:themeColor="text1"/>
        </w:rPr>
        <w:t>Helps leadership teams with business and recommended insights.</w:t>
      </w:r>
    </w:p>
    <w:p w14:paraId="79E16EF8" w14:textId="4BBFB2EE" w:rsidR="0D5009A3" w:rsidRDefault="31054710" w:rsidP="002E298C">
      <w:pPr>
        <w:pStyle w:val="ListParagraph"/>
        <w:numPr>
          <w:ilvl w:val="0"/>
          <w:numId w:val="47"/>
        </w:numPr>
        <w:spacing w:before="220" w:after="220" w:line="259" w:lineRule="auto"/>
        <w:rPr>
          <w:rFonts w:ascii="Times New Roman" w:eastAsia="Times New Roman" w:hAnsi="Times New Roman" w:cs="Times New Roman"/>
          <w:color w:val="000000" w:themeColor="text1"/>
        </w:rPr>
      </w:pPr>
      <w:r w:rsidRPr="2F6AFE9C">
        <w:rPr>
          <w:rFonts w:ascii="Times New Roman" w:eastAsia="Times New Roman" w:hAnsi="Times New Roman" w:cs="Times New Roman"/>
          <w:color w:val="000000" w:themeColor="text1"/>
        </w:rPr>
        <w:t>Visual graphic insights support quick decision making</w:t>
      </w:r>
      <w:r w:rsidR="2B2ECB7C" w:rsidRPr="369DB831">
        <w:rPr>
          <w:rFonts w:ascii="Times New Roman" w:eastAsia="Times New Roman" w:hAnsi="Times New Roman" w:cs="Times New Roman"/>
          <w:color w:val="000000" w:themeColor="text1"/>
        </w:rPr>
        <w:t>.</w:t>
      </w:r>
    </w:p>
    <w:p w14:paraId="65CB4475" w14:textId="132E20E3" w:rsidR="08AD9DF5" w:rsidRDefault="08AD9DF5" w:rsidP="08AD9DF5">
      <w:pPr>
        <w:spacing w:before="220" w:after="220" w:line="259" w:lineRule="auto"/>
        <w:rPr>
          <w:rFonts w:ascii="Times New Roman" w:eastAsia="Times New Roman" w:hAnsi="Times New Roman" w:cs="Times New Roman"/>
          <w:color w:val="000000" w:themeColor="text1"/>
        </w:rPr>
      </w:pPr>
    </w:p>
    <w:p w14:paraId="57A45533" w14:textId="723726C2" w:rsidR="0D5009A3" w:rsidRDefault="46654160" w:rsidP="00DB2974">
      <w:pPr>
        <w:pStyle w:val="ListParagraph"/>
        <w:numPr>
          <w:ilvl w:val="0"/>
          <w:numId w:val="9"/>
        </w:numPr>
        <w:spacing w:before="220" w:after="220"/>
        <w:rPr>
          <w:rFonts w:ascii="Times New Roman" w:eastAsia="Times New Roman" w:hAnsi="Times New Roman" w:cs="Times New Roman"/>
          <w:color w:val="000000" w:themeColor="text1"/>
        </w:rPr>
      </w:pPr>
      <w:r w:rsidRPr="2F6AFE9C">
        <w:rPr>
          <w:rFonts w:ascii="Times New Roman" w:eastAsia="Times New Roman" w:hAnsi="Times New Roman" w:cs="Times New Roman"/>
          <w:b/>
          <w:bCs/>
          <w:color w:val="000000" w:themeColor="text1"/>
        </w:rPr>
        <w:t>Machine Learning/Predictive Modeling</w:t>
      </w:r>
      <w:r w:rsidR="631C9080" w:rsidRPr="08AD9DF5">
        <w:rPr>
          <w:rFonts w:ascii="Times New Roman" w:eastAsia="Times New Roman" w:hAnsi="Times New Roman" w:cs="Times New Roman"/>
          <w:b/>
          <w:bCs/>
          <w:color w:val="000000" w:themeColor="text1"/>
        </w:rPr>
        <w:t xml:space="preserve">: </w:t>
      </w:r>
      <w:r w:rsidRPr="2F6AFE9C">
        <w:rPr>
          <w:rFonts w:ascii="Times New Roman" w:eastAsia="Times New Roman" w:hAnsi="Times New Roman" w:cs="Times New Roman"/>
          <w:color w:val="000000" w:themeColor="text1"/>
        </w:rPr>
        <w:t xml:space="preserve">A field of artificial intelligence that enables computers to learn and analyze data and even make predictions. </w:t>
      </w:r>
    </w:p>
    <w:p w14:paraId="3738C832" w14:textId="563D4D56" w:rsidR="72BE4100" w:rsidRDefault="72BE4100" w:rsidP="72BE4100">
      <w:pPr>
        <w:pStyle w:val="ListParagraph"/>
        <w:spacing w:before="220" w:after="220"/>
        <w:rPr>
          <w:rFonts w:ascii="Times New Roman" w:eastAsia="Times New Roman" w:hAnsi="Times New Roman" w:cs="Times New Roman"/>
          <w:color w:val="000000" w:themeColor="text1"/>
        </w:rPr>
      </w:pPr>
    </w:p>
    <w:p w14:paraId="0C9E0C73" w14:textId="1E794999" w:rsidR="0D5009A3" w:rsidRDefault="46654160" w:rsidP="002E298C">
      <w:pPr>
        <w:pStyle w:val="ListParagraph"/>
        <w:numPr>
          <w:ilvl w:val="0"/>
          <w:numId w:val="41"/>
        </w:numPr>
        <w:spacing w:before="240" w:after="240"/>
        <w:rPr>
          <w:rFonts w:ascii="Times New Roman" w:eastAsia="Times New Roman" w:hAnsi="Times New Roman" w:cs="Times New Roman"/>
          <w:color w:val="000000" w:themeColor="text1"/>
        </w:rPr>
      </w:pPr>
      <w:r w:rsidRPr="2F6AFE9C">
        <w:rPr>
          <w:rFonts w:ascii="Times New Roman" w:eastAsia="Times New Roman" w:hAnsi="Times New Roman" w:cs="Times New Roman"/>
          <w:b/>
          <w:bCs/>
          <w:color w:val="000000" w:themeColor="text1"/>
        </w:rPr>
        <w:t xml:space="preserve">Amazon </w:t>
      </w:r>
      <w:proofErr w:type="spellStart"/>
      <w:r w:rsidRPr="2F6AFE9C">
        <w:rPr>
          <w:rFonts w:ascii="Times New Roman" w:eastAsia="Times New Roman" w:hAnsi="Times New Roman" w:cs="Times New Roman"/>
          <w:b/>
          <w:bCs/>
          <w:color w:val="000000" w:themeColor="text1"/>
        </w:rPr>
        <w:t>Sagemaker</w:t>
      </w:r>
      <w:proofErr w:type="spellEnd"/>
      <w:r w:rsidRPr="2F6AFE9C">
        <w:rPr>
          <w:rFonts w:ascii="Times New Roman" w:eastAsia="Times New Roman" w:hAnsi="Times New Roman" w:cs="Times New Roman"/>
          <w:b/>
          <w:bCs/>
          <w:color w:val="000000" w:themeColor="text1"/>
        </w:rPr>
        <w:t xml:space="preserve">: </w:t>
      </w:r>
      <w:r w:rsidRPr="2F6AFE9C">
        <w:rPr>
          <w:rFonts w:ascii="Times New Roman" w:eastAsia="Times New Roman" w:hAnsi="Times New Roman" w:cs="Times New Roman"/>
          <w:color w:val="000000" w:themeColor="text1"/>
        </w:rPr>
        <w:t>This service contains a variety of machine learning frameworks that enables the user to utilize advanced ML techniques and use cases like image processing, natural language processing, classification, regression, clustering, recommendation systems, and anomaly detection for unstructured data.</w:t>
      </w:r>
    </w:p>
    <w:p w14:paraId="595DFF7E" w14:textId="0D4A2674" w:rsidR="0CDDC2BB" w:rsidRDefault="7275AACA" w:rsidP="72BE4100">
      <w:pPr>
        <w:spacing w:before="240" w:after="240"/>
        <w:ind w:firstLine="720"/>
        <w:rPr>
          <w:rFonts w:ascii="Times New Roman" w:eastAsia="Times New Roman" w:hAnsi="Times New Roman" w:cs="Times New Roman"/>
          <w:color w:val="000000" w:themeColor="text1"/>
        </w:rPr>
      </w:pPr>
      <w:r w:rsidRPr="2F6AFE9C">
        <w:rPr>
          <w:rFonts w:ascii="Times New Roman" w:eastAsia="Times New Roman" w:hAnsi="Times New Roman" w:cs="Times New Roman"/>
          <w:color w:val="000000" w:themeColor="text1"/>
        </w:rPr>
        <w:t xml:space="preserve">Example: Training an NLP model to identify customer type through his face </w:t>
      </w:r>
      <w:r w:rsidR="1DC29581" w:rsidRPr="2F6AFE9C">
        <w:rPr>
          <w:rFonts w:ascii="Times New Roman" w:eastAsia="Times New Roman" w:hAnsi="Times New Roman" w:cs="Times New Roman"/>
          <w:color w:val="000000" w:themeColor="text1"/>
        </w:rPr>
        <w:t>detection</w:t>
      </w:r>
      <w:r w:rsidR="5F5A5C4A" w:rsidRPr="369DB831">
        <w:rPr>
          <w:rFonts w:ascii="Times New Roman" w:eastAsia="Times New Roman" w:hAnsi="Times New Roman" w:cs="Times New Roman"/>
          <w:color w:val="000000" w:themeColor="text1"/>
        </w:rPr>
        <w:t>.</w:t>
      </w:r>
    </w:p>
    <w:p w14:paraId="716409BD" w14:textId="472B3D3A" w:rsidR="2FCB9426" w:rsidRDefault="2FCB9426" w:rsidP="74C19DF4">
      <w:pPr>
        <w:spacing w:before="240" w:after="240"/>
        <w:ind w:firstLine="720"/>
        <w:rPr>
          <w:rFonts w:ascii="Times New Roman" w:eastAsia="Times New Roman" w:hAnsi="Times New Roman" w:cs="Times New Roman"/>
          <w:color w:val="000000" w:themeColor="text1"/>
        </w:rPr>
      </w:pPr>
    </w:p>
    <w:p w14:paraId="00FE61CD" w14:textId="4B2AD569" w:rsidR="72BE4100" w:rsidRPr="00D17C70" w:rsidRDefault="4262F04C" w:rsidP="00D17C70">
      <w:pPr>
        <w:spacing w:before="220" w:after="220"/>
        <w:rPr>
          <w:rFonts w:ascii="Times New Roman" w:eastAsia="Times New Roman" w:hAnsi="Times New Roman" w:cs="Times New Roman"/>
        </w:rPr>
      </w:pPr>
      <w:r w:rsidRPr="00D17C70">
        <w:rPr>
          <w:rFonts w:ascii="Times New Roman" w:eastAsia="Times New Roman" w:hAnsi="Times New Roman" w:cs="Times New Roman"/>
          <w:b/>
          <w:color w:val="000000" w:themeColor="text1"/>
          <w:u w:val="single"/>
        </w:rPr>
        <w:t>Benefits</w:t>
      </w:r>
      <w:r w:rsidR="6C665DDF" w:rsidRPr="00D17C70">
        <w:rPr>
          <w:rFonts w:ascii="Times New Roman" w:eastAsia="Times New Roman" w:hAnsi="Times New Roman" w:cs="Times New Roman"/>
          <w:b/>
          <w:color w:val="000000" w:themeColor="text1"/>
          <w:u w:val="single"/>
        </w:rPr>
        <w:t xml:space="preserve"> of Machine Learning/Predictive Modeling</w:t>
      </w:r>
      <w:r w:rsidRPr="00D17C70">
        <w:rPr>
          <w:rFonts w:ascii="Times New Roman" w:eastAsia="Times New Roman" w:hAnsi="Times New Roman" w:cs="Times New Roman"/>
          <w:b/>
          <w:color w:val="000000" w:themeColor="text1"/>
          <w:u w:val="single"/>
        </w:rPr>
        <w:t>:</w:t>
      </w:r>
    </w:p>
    <w:p w14:paraId="53409F2D" w14:textId="3D9DA1A4" w:rsidR="72BE4100" w:rsidRDefault="4262F04C" w:rsidP="002E298C">
      <w:pPr>
        <w:pStyle w:val="ListParagraph"/>
        <w:numPr>
          <w:ilvl w:val="0"/>
          <w:numId w:val="49"/>
        </w:numPr>
        <w:spacing w:before="220" w:after="220"/>
        <w:rPr>
          <w:rFonts w:ascii="Times New Roman" w:eastAsia="Times New Roman" w:hAnsi="Times New Roman" w:cs="Times New Roman"/>
        </w:rPr>
      </w:pPr>
      <w:r w:rsidRPr="25B08A9C">
        <w:rPr>
          <w:rFonts w:ascii="Times New Roman" w:eastAsia="Times New Roman" w:hAnsi="Times New Roman" w:cs="Times New Roman"/>
          <w:color w:val="000000" w:themeColor="text1"/>
        </w:rPr>
        <w:t>Supports predictive analytics</w:t>
      </w:r>
    </w:p>
    <w:p w14:paraId="7E4DDC44" w14:textId="5C813548" w:rsidR="0B3860F7" w:rsidRDefault="4262F04C" w:rsidP="002E298C">
      <w:pPr>
        <w:pStyle w:val="ListParagraph"/>
        <w:numPr>
          <w:ilvl w:val="0"/>
          <w:numId w:val="49"/>
        </w:numPr>
        <w:spacing w:before="220" w:after="220" w:line="259" w:lineRule="auto"/>
        <w:rPr>
          <w:rFonts w:ascii="Times New Roman" w:eastAsia="Times New Roman" w:hAnsi="Times New Roman" w:cs="Times New Roman"/>
          <w:color w:val="000000" w:themeColor="text1"/>
        </w:rPr>
      </w:pPr>
      <w:r w:rsidRPr="25B08A9C">
        <w:rPr>
          <w:rFonts w:ascii="Times New Roman" w:eastAsia="Times New Roman" w:hAnsi="Times New Roman" w:cs="Times New Roman"/>
          <w:color w:val="000000" w:themeColor="text1"/>
        </w:rPr>
        <w:t>Automates super complex tasks</w:t>
      </w:r>
    </w:p>
    <w:p w14:paraId="1B632C3F" w14:textId="21E14222" w:rsidR="72BE4100" w:rsidRDefault="72BE4100" w:rsidP="39E3D604">
      <w:pPr>
        <w:spacing w:before="220" w:after="220" w:line="259" w:lineRule="auto"/>
        <w:rPr>
          <w:rFonts w:ascii="Times New Roman" w:eastAsia="Times New Roman" w:hAnsi="Times New Roman" w:cs="Times New Roman"/>
          <w:color w:val="000000" w:themeColor="text1"/>
        </w:rPr>
      </w:pPr>
    </w:p>
    <w:p w14:paraId="223E60B7" w14:textId="13170CE4" w:rsidR="29B6CF0F" w:rsidRDefault="29B6CF0F" w:rsidP="39E3D604">
      <w:pPr>
        <w:spacing w:before="220" w:after="220" w:line="259" w:lineRule="auto"/>
        <w:rPr>
          <w:rFonts w:ascii="Times New Roman" w:eastAsia="Times New Roman" w:hAnsi="Times New Roman" w:cs="Times New Roman"/>
          <w:color w:val="000000" w:themeColor="text1"/>
        </w:rPr>
      </w:pPr>
    </w:p>
    <w:p w14:paraId="79143142" w14:textId="4CA94A10" w:rsidR="0B3860F7" w:rsidRDefault="0B3860F7" w:rsidP="39E3D604">
      <w:pPr>
        <w:spacing w:before="220" w:after="220" w:line="259" w:lineRule="auto"/>
        <w:rPr>
          <w:rFonts w:ascii="Times New Roman" w:eastAsia="Times New Roman" w:hAnsi="Times New Roman" w:cs="Times New Roman"/>
          <w:color w:val="000000" w:themeColor="text1"/>
        </w:rPr>
      </w:pPr>
      <w:r w:rsidRPr="39E3D604">
        <w:rPr>
          <w:rFonts w:ascii="Times New Roman" w:eastAsia="Times New Roman" w:hAnsi="Times New Roman" w:cs="Times New Roman"/>
          <w:b/>
          <w:color w:val="000000" w:themeColor="text1"/>
          <w:u w:val="single"/>
        </w:rPr>
        <w:t>Conclusion:</w:t>
      </w:r>
      <w:r w:rsidRPr="5B3DA70E">
        <w:rPr>
          <w:rFonts w:ascii="Times New Roman" w:eastAsia="Times New Roman" w:hAnsi="Times New Roman" w:cs="Times New Roman"/>
          <w:color w:val="000000" w:themeColor="text1"/>
        </w:rPr>
        <w:t xml:space="preserve"> It is important to have an unstructured data pipeline in any organization’s data-driven environment since it </w:t>
      </w:r>
      <w:r w:rsidR="1F5E6B0B" w:rsidRPr="21CCBD6F">
        <w:rPr>
          <w:rFonts w:ascii="Times New Roman" w:eastAsia="Times New Roman" w:hAnsi="Times New Roman" w:cs="Times New Roman"/>
          <w:color w:val="000000" w:themeColor="text1"/>
        </w:rPr>
        <w:t xml:space="preserve">enhances scalability, improves data organization and accessibility, </w:t>
      </w:r>
      <w:r w:rsidR="1F5E6B0B" w:rsidRPr="6890F9C8">
        <w:rPr>
          <w:rFonts w:ascii="Times New Roman" w:eastAsia="Times New Roman" w:hAnsi="Times New Roman" w:cs="Times New Roman"/>
          <w:color w:val="000000" w:themeColor="text1"/>
        </w:rPr>
        <w:t xml:space="preserve">and </w:t>
      </w:r>
      <w:r w:rsidR="679B4BAC" w:rsidRPr="6890F9C8">
        <w:rPr>
          <w:rFonts w:ascii="Times New Roman" w:eastAsia="Times New Roman" w:hAnsi="Times New Roman" w:cs="Times New Roman"/>
          <w:color w:val="000000" w:themeColor="text1"/>
        </w:rPr>
        <w:t>facilitates</w:t>
      </w:r>
      <w:r w:rsidR="1F5E6B0B" w:rsidRPr="6890F9C8">
        <w:rPr>
          <w:rFonts w:ascii="Times New Roman" w:eastAsia="Times New Roman" w:hAnsi="Times New Roman" w:cs="Times New Roman"/>
          <w:color w:val="000000" w:themeColor="text1"/>
        </w:rPr>
        <w:t xml:space="preserve"> real-time data processing. </w:t>
      </w:r>
      <w:r w:rsidR="3DB3AD24" w:rsidRPr="26321BFE">
        <w:rPr>
          <w:rFonts w:ascii="Times New Roman" w:eastAsia="Times New Roman" w:hAnsi="Times New Roman" w:cs="Times New Roman"/>
          <w:color w:val="000000" w:themeColor="text1"/>
        </w:rPr>
        <w:t xml:space="preserve">Since most of data </w:t>
      </w:r>
      <w:r w:rsidR="60827091" w:rsidRPr="6EC0FC5A">
        <w:rPr>
          <w:rFonts w:ascii="Times New Roman" w:eastAsia="Times New Roman" w:hAnsi="Times New Roman" w:cs="Times New Roman"/>
          <w:color w:val="000000" w:themeColor="text1"/>
        </w:rPr>
        <w:t>co</w:t>
      </w:r>
      <w:r w:rsidR="116CE31C" w:rsidRPr="6EC0FC5A">
        <w:rPr>
          <w:rFonts w:ascii="Times New Roman" w:eastAsia="Times New Roman" w:hAnsi="Times New Roman" w:cs="Times New Roman"/>
          <w:color w:val="000000" w:themeColor="text1"/>
        </w:rPr>
        <w:t>mes from</w:t>
      </w:r>
      <w:r w:rsidR="415CE58D" w:rsidRPr="26321BFE">
        <w:rPr>
          <w:rFonts w:ascii="Times New Roman" w:eastAsia="Times New Roman" w:hAnsi="Times New Roman" w:cs="Times New Roman"/>
          <w:color w:val="000000" w:themeColor="text1"/>
        </w:rPr>
        <w:t xml:space="preserve"> images, PDFs, </w:t>
      </w:r>
      <w:r w:rsidR="415CE58D" w:rsidRPr="5DC124CA">
        <w:rPr>
          <w:rFonts w:ascii="Times New Roman" w:eastAsia="Times New Roman" w:hAnsi="Times New Roman" w:cs="Times New Roman"/>
          <w:color w:val="000000" w:themeColor="text1"/>
        </w:rPr>
        <w:t xml:space="preserve">emails, </w:t>
      </w:r>
      <w:r w:rsidR="072923F0" w:rsidRPr="4EEC51A9">
        <w:rPr>
          <w:rFonts w:ascii="Times New Roman" w:eastAsia="Times New Roman" w:hAnsi="Times New Roman" w:cs="Times New Roman"/>
          <w:color w:val="000000" w:themeColor="text1"/>
        </w:rPr>
        <w:t xml:space="preserve">and </w:t>
      </w:r>
      <w:r w:rsidR="19F3F718" w:rsidRPr="70FA9186">
        <w:rPr>
          <w:rFonts w:ascii="Times New Roman" w:eastAsia="Times New Roman" w:hAnsi="Times New Roman" w:cs="Times New Roman"/>
          <w:color w:val="000000" w:themeColor="text1"/>
        </w:rPr>
        <w:t xml:space="preserve">many </w:t>
      </w:r>
      <w:r w:rsidR="19F3F718" w:rsidRPr="2EFF31F6">
        <w:rPr>
          <w:rFonts w:ascii="Times New Roman" w:eastAsia="Times New Roman" w:hAnsi="Times New Roman" w:cs="Times New Roman"/>
          <w:color w:val="000000" w:themeColor="text1"/>
        </w:rPr>
        <w:t>other</w:t>
      </w:r>
      <w:r w:rsidR="07D601EE" w:rsidRPr="2EFF31F6">
        <w:rPr>
          <w:rFonts w:ascii="Times New Roman" w:eastAsia="Times New Roman" w:hAnsi="Times New Roman" w:cs="Times New Roman"/>
          <w:color w:val="000000" w:themeColor="text1"/>
        </w:rPr>
        <w:t>s</w:t>
      </w:r>
      <w:r w:rsidR="19F3F718" w:rsidRPr="70FA9186">
        <w:rPr>
          <w:rFonts w:ascii="Times New Roman" w:eastAsia="Times New Roman" w:hAnsi="Times New Roman" w:cs="Times New Roman"/>
          <w:color w:val="000000" w:themeColor="text1"/>
        </w:rPr>
        <w:t xml:space="preserve"> </w:t>
      </w:r>
      <w:r w:rsidR="725B1FBF" w:rsidRPr="6DF28764">
        <w:rPr>
          <w:rFonts w:ascii="Times New Roman" w:eastAsia="Times New Roman" w:hAnsi="Times New Roman" w:cs="Times New Roman"/>
          <w:color w:val="000000" w:themeColor="text1"/>
        </w:rPr>
        <w:t xml:space="preserve">with an </w:t>
      </w:r>
      <w:r w:rsidR="19F3F718" w:rsidRPr="1CD43FE6">
        <w:rPr>
          <w:rFonts w:ascii="Times New Roman" w:eastAsia="Times New Roman" w:hAnsi="Times New Roman" w:cs="Times New Roman"/>
          <w:color w:val="000000" w:themeColor="text1"/>
        </w:rPr>
        <w:t>unstructured format</w:t>
      </w:r>
      <w:r w:rsidR="396ADCB2" w:rsidRPr="6EC0FC5A">
        <w:rPr>
          <w:rFonts w:ascii="Times New Roman" w:eastAsia="Times New Roman" w:hAnsi="Times New Roman" w:cs="Times New Roman"/>
          <w:color w:val="000000" w:themeColor="text1"/>
        </w:rPr>
        <w:t xml:space="preserve"> that needs converting</w:t>
      </w:r>
      <w:r w:rsidR="072923F0" w:rsidRPr="4EEC51A9">
        <w:rPr>
          <w:rFonts w:ascii="Times New Roman" w:eastAsia="Times New Roman" w:hAnsi="Times New Roman" w:cs="Times New Roman"/>
          <w:color w:val="000000" w:themeColor="text1"/>
        </w:rPr>
        <w:t xml:space="preserve">, </w:t>
      </w:r>
      <w:r w:rsidR="072923F0" w:rsidRPr="09DB3EEE">
        <w:rPr>
          <w:rFonts w:ascii="Times New Roman" w:eastAsia="Times New Roman" w:hAnsi="Times New Roman" w:cs="Times New Roman"/>
          <w:color w:val="000000" w:themeColor="text1"/>
        </w:rPr>
        <w:t xml:space="preserve">having a well-defined pipeline is </w:t>
      </w:r>
      <w:r w:rsidR="061CF61E" w:rsidRPr="7213629B">
        <w:rPr>
          <w:rFonts w:ascii="Times New Roman" w:eastAsia="Times New Roman" w:hAnsi="Times New Roman" w:cs="Times New Roman"/>
          <w:color w:val="000000" w:themeColor="text1"/>
        </w:rPr>
        <w:t xml:space="preserve">now essential more than ever. </w:t>
      </w:r>
    </w:p>
    <w:p w14:paraId="42A4BE49" w14:textId="77777777" w:rsidR="00D17C70" w:rsidRDefault="00D17C70" w:rsidP="39E3D604">
      <w:pPr>
        <w:spacing w:before="220" w:after="220" w:line="259" w:lineRule="auto"/>
        <w:rPr>
          <w:rFonts w:ascii="Times New Roman" w:eastAsia="Times New Roman" w:hAnsi="Times New Roman" w:cs="Times New Roman"/>
          <w:color w:val="000000" w:themeColor="text1"/>
        </w:rPr>
      </w:pPr>
    </w:p>
    <w:p w14:paraId="07430A7E" w14:textId="4EF0DDD6" w:rsidR="0D5009A3" w:rsidRPr="00873088" w:rsidRDefault="422F0A5A" w:rsidP="6AB9836A">
      <w:pPr>
        <w:spacing w:before="240" w:after="240"/>
        <w:rPr>
          <w:rFonts w:ascii="Times New Roman" w:eastAsia="Times New Roman" w:hAnsi="Times New Roman" w:cs="Times New Roman"/>
          <w:b/>
          <w:sz w:val="28"/>
          <w:szCs w:val="28"/>
          <w:u w:val="single"/>
        </w:rPr>
      </w:pPr>
      <w:r w:rsidRPr="00873088">
        <w:rPr>
          <w:rFonts w:ascii="Times New Roman" w:eastAsia="Times New Roman" w:hAnsi="Times New Roman" w:cs="Times New Roman"/>
          <w:b/>
          <w:sz w:val="28"/>
          <w:szCs w:val="28"/>
          <w:u w:val="single"/>
        </w:rPr>
        <w:t xml:space="preserve">Data Management, </w:t>
      </w:r>
      <w:r w:rsidR="440C4856" w:rsidRPr="00873088">
        <w:rPr>
          <w:rFonts w:ascii="Times New Roman" w:eastAsia="Times New Roman" w:hAnsi="Times New Roman" w:cs="Times New Roman"/>
          <w:b/>
          <w:sz w:val="28"/>
          <w:szCs w:val="28"/>
          <w:u w:val="single"/>
        </w:rPr>
        <w:t>Security,</w:t>
      </w:r>
      <w:r w:rsidRPr="00873088">
        <w:rPr>
          <w:rFonts w:ascii="Times New Roman" w:eastAsia="Times New Roman" w:hAnsi="Times New Roman" w:cs="Times New Roman"/>
          <w:b/>
          <w:sz w:val="28"/>
          <w:szCs w:val="28"/>
          <w:u w:val="single"/>
        </w:rPr>
        <w:t xml:space="preserve"> and </w:t>
      </w:r>
      <w:r w:rsidR="670BF7A8" w:rsidRPr="00873088">
        <w:rPr>
          <w:rFonts w:ascii="Times New Roman" w:eastAsia="Times New Roman" w:hAnsi="Times New Roman" w:cs="Times New Roman"/>
          <w:b/>
          <w:bCs/>
          <w:sz w:val="28"/>
          <w:szCs w:val="28"/>
          <w:u w:val="single"/>
        </w:rPr>
        <w:t>G</w:t>
      </w:r>
      <w:r w:rsidRPr="00873088">
        <w:rPr>
          <w:rFonts w:ascii="Times New Roman" w:eastAsia="Times New Roman" w:hAnsi="Times New Roman" w:cs="Times New Roman"/>
          <w:b/>
          <w:bCs/>
          <w:sz w:val="28"/>
          <w:szCs w:val="28"/>
          <w:u w:val="single"/>
        </w:rPr>
        <w:t>overnance</w:t>
      </w:r>
      <w:r w:rsidRPr="00873088">
        <w:rPr>
          <w:rFonts w:ascii="Times New Roman" w:eastAsia="Times New Roman" w:hAnsi="Times New Roman" w:cs="Times New Roman"/>
          <w:b/>
          <w:sz w:val="28"/>
          <w:szCs w:val="28"/>
          <w:u w:val="single"/>
        </w:rPr>
        <w:t>:</w:t>
      </w:r>
    </w:p>
    <w:p w14:paraId="08749ABB" w14:textId="403B68E1" w:rsidR="0577E9DE" w:rsidRDefault="0577E9DE" w:rsidP="2F6AFE9C">
      <w:pPr>
        <w:spacing w:before="240" w:after="240"/>
        <w:rPr>
          <w:rFonts w:ascii="Times New Roman" w:eastAsia="Times New Roman" w:hAnsi="Times New Roman" w:cs="Times New Roman"/>
        </w:rPr>
      </w:pPr>
      <w:r w:rsidRPr="2F6AFE9C">
        <w:rPr>
          <w:rFonts w:ascii="Times New Roman" w:eastAsia="Times New Roman" w:hAnsi="Times New Roman" w:cs="Times New Roman"/>
        </w:rPr>
        <w:t xml:space="preserve">To ensure robust data management, </w:t>
      </w:r>
      <w:r w:rsidR="42D90375" w:rsidRPr="2F6AFE9C">
        <w:rPr>
          <w:rFonts w:ascii="Times New Roman" w:eastAsia="Times New Roman" w:hAnsi="Times New Roman" w:cs="Times New Roman"/>
        </w:rPr>
        <w:t>security,</w:t>
      </w:r>
      <w:r w:rsidRPr="2F6AFE9C">
        <w:rPr>
          <w:rFonts w:ascii="Times New Roman" w:eastAsia="Times New Roman" w:hAnsi="Times New Roman" w:cs="Times New Roman"/>
        </w:rPr>
        <w:t xml:space="preserve"> and governance in the healthcare sector it is important to maintain compliance, operational efficiency and very importantly, patient's trust and faith. </w:t>
      </w:r>
      <w:r w:rsidRPr="24B34633">
        <w:rPr>
          <w:rFonts w:ascii="Times New Roman" w:eastAsia="Times New Roman" w:hAnsi="Times New Roman" w:cs="Times New Roman"/>
        </w:rPr>
        <w:t xml:space="preserve">For </w:t>
      </w:r>
      <w:proofErr w:type="spellStart"/>
      <w:r w:rsidRPr="24B34633">
        <w:rPr>
          <w:rFonts w:ascii="Times New Roman" w:eastAsia="Times New Roman" w:hAnsi="Times New Roman" w:cs="Times New Roman"/>
        </w:rPr>
        <w:t>Med</w:t>
      </w:r>
      <w:r w:rsidR="28D28AC6" w:rsidRPr="24B34633">
        <w:rPr>
          <w:rFonts w:ascii="Times New Roman" w:eastAsia="Times New Roman" w:hAnsi="Times New Roman" w:cs="Times New Roman"/>
        </w:rPr>
        <w:t>d</w:t>
      </w:r>
      <w:r w:rsidRPr="24B34633">
        <w:rPr>
          <w:rFonts w:ascii="Times New Roman" w:eastAsia="Times New Roman" w:hAnsi="Times New Roman" w:cs="Times New Roman"/>
        </w:rPr>
        <w:t>GGenius</w:t>
      </w:r>
      <w:proofErr w:type="spellEnd"/>
      <w:r w:rsidRPr="2F6AFE9C">
        <w:rPr>
          <w:rFonts w:ascii="Times New Roman" w:eastAsia="Times New Roman" w:hAnsi="Times New Roman" w:cs="Times New Roman"/>
        </w:rPr>
        <w:t xml:space="preserve">, the digital transformation initiative led by CDO aims to create a secure, </w:t>
      </w:r>
      <w:r w:rsidR="18DCDB4A" w:rsidRPr="2F6AFE9C">
        <w:rPr>
          <w:rFonts w:ascii="Times New Roman" w:eastAsia="Times New Roman" w:hAnsi="Times New Roman" w:cs="Times New Roman"/>
        </w:rPr>
        <w:t>compliant,</w:t>
      </w:r>
      <w:r w:rsidRPr="2F6AFE9C">
        <w:rPr>
          <w:rFonts w:ascii="Times New Roman" w:eastAsia="Times New Roman" w:hAnsi="Times New Roman" w:cs="Times New Roman"/>
        </w:rPr>
        <w:t xml:space="preserve"> and scalable data infrastructure.</w:t>
      </w:r>
      <w:r w:rsidR="695CE2F9" w:rsidRPr="2F6AFE9C">
        <w:rPr>
          <w:rFonts w:ascii="Times New Roman" w:eastAsia="Times New Roman" w:hAnsi="Times New Roman" w:cs="Times New Roman"/>
        </w:rPr>
        <w:t xml:space="preserve"> </w:t>
      </w:r>
      <w:r w:rsidRPr="2F6AFE9C">
        <w:rPr>
          <w:rFonts w:ascii="Times New Roman" w:eastAsia="Times New Roman" w:hAnsi="Times New Roman" w:cs="Times New Roman"/>
        </w:rPr>
        <w:t xml:space="preserve">The CDO is tasked with addressing the current pain points and </w:t>
      </w:r>
      <w:r w:rsidR="2BDF34AB" w:rsidRPr="2F6AFE9C">
        <w:rPr>
          <w:rFonts w:ascii="Times New Roman" w:eastAsia="Times New Roman" w:hAnsi="Times New Roman" w:cs="Times New Roman"/>
        </w:rPr>
        <w:t>addressing</w:t>
      </w:r>
      <w:r w:rsidRPr="2F6AFE9C">
        <w:rPr>
          <w:rFonts w:ascii="Times New Roman" w:eastAsia="Times New Roman" w:hAnsi="Times New Roman" w:cs="Times New Roman"/>
        </w:rPr>
        <w:t xml:space="preserve"> them by integration of disparate data sources, </w:t>
      </w:r>
      <w:r w:rsidR="3AB149F9" w:rsidRPr="2F6AFE9C">
        <w:rPr>
          <w:rFonts w:ascii="Times New Roman" w:eastAsia="Times New Roman" w:hAnsi="Times New Roman" w:cs="Times New Roman"/>
        </w:rPr>
        <w:t>protecting</w:t>
      </w:r>
      <w:r w:rsidRPr="2F6AFE9C">
        <w:rPr>
          <w:rFonts w:ascii="Times New Roman" w:eastAsia="Times New Roman" w:hAnsi="Times New Roman" w:cs="Times New Roman"/>
        </w:rPr>
        <w:t xml:space="preserve"> the sensitive information of patients and ensuring data quality and accessibility across different departments.</w:t>
      </w:r>
    </w:p>
    <w:p w14:paraId="2133DD24" w14:textId="39978E59" w:rsidR="0577E9DE" w:rsidRDefault="0577E9DE" w:rsidP="2F6AFE9C">
      <w:pPr>
        <w:spacing w:before="240" w:after="240"/>
        <w:rPr>
          <w:rFonts w:ascii="Times New Roman" w:eastAsia="Times New Roman" w:hAnsi="Times New Roman" w:cs="Times New Roman"/>
        </w:rPr>
      </w:pPr>
      <w:proofErr w:type="spellStart"/>
      <w:r w:rsidRPr="08CBD4D4">
        <w:rPr>
          <w:rFonts w:ascii="Times New Roman" w:eastAsia="Times New Roman" w:hAnsi="Times New Roman" w:cs="Times New Roman"/>
        </w:rPr>
        <w:t>Med</w:t>
      </w:r>
      <w:r w:rsidR="0B623309" w:rsidRPr="08CBD4D4">
        <w:rPr>
          <w:rFonts w:ascii="Times New Roman" w:eastAsia="Times New Roman" w:hAnsi="Times New Roman" w:cs="Times New Roman"/>
        </w:rPr>
        <w:t>d</w:t>
      </w:r>
      <w:r w:rsidRPr="08CBD4D4">
        <w:rPr>
          <w:rFonts w:ascii="Times New Roman" w:eastAsia="Times New Roman" w:hAnsi="Times New Roman" w:cs="Times New Roman"/>
        </w:rPr>
        <w:t>GGenius</w:t>
      </w:r>
      <w:proofErr w:type="spellEnd"/>
      <w:r w:rsidRPr="2F6AFE9C">
        <w:rPr>
          <w:rFonts w:ascii="Times New Roman" w:eastAsia="Times New Roman" w:hAnsi="Times New Roman" w:cs="Times New Roman"/>
        </w:rPr>
        <w:t xml:space="preserve"> </w:t>
      </w:r>
      <w:r w:rsidR="2FB0B2BE" w:rsidRPr="2F6AFE9C">
        <w:rPr>
          <w:rFonts w:ascii="Times New Roman" w:eastAsia="Times New Roman" w:hAnsi="Times New Roman" w:cs="Times New Roman"/>
        </w:rPr>
        <w:t>must</w:t>
      </w:r>
      <w:r w:rsidRPr="2F6AFE9C">
        <w:rPr>
          <w:rFonts w:ascii="Times New Roman" w:eastAsia="Times New Roman" w:hAnsi="Times New Roman" w:cs="Times New Roman"/>
        </w:rPr>
        <w:t xml:space="preserve"> focus on </w:t>
      </w:r>
      <w:r w:rsidR="5ACD1276" w:rsidRPr="2F6AFE9C">
        <w:rPr>
          <w:rFonts w:ascii="Times New Roman" w:eastAsia="Times New Roman" w:hAnsi="Times New Roman" w:cs="Times New Roman"/>
        </w:rPr>
        <w:t>complying with</w:t>
      </w:r>
      <w:r w:rsidRPr="2F6AFE9C">
        <w:rPr>
          <w:rFonts w:ascii="Times New Roman" w:eastAsia="Times New Roman" w:hAnsi="Times New Roman" w:cs="Times New Roman"/>
        </w:rPr>
        <w:t xml:space="preserve"> HIPAA compliance, NIST cybersecurity standards and advanced data governance while moving to modern data architecture. Given the variety of structured, semi-structured, and unstructured data in </w:t>
      </w:r>
      <w:proofErr w:type="spellStart"/>
      <w:r w:rsidRPr="2F6AFE9C">
        <w:rPr>
          <w:rFonts w:ascii="Times New Roman" w:eastAsia="Times New Roman" w:hAnsi="Times New Roman" w:cs="Times New Roman"/>
        </w:rPr>
        <w:t>MeddGGenius’s</w:t>
      </w:r>
      <w:proofErr w:type="spellEnd"/>
      <w:r w:rsidRPr="2F6AFE9C">
        <w:rPr>
          <w:rFonts w:ascii="Times New Roman" w:eastAsia="Times New Roman" w:hAnsi="Times New Roman" w:cs="Times New Roman"/>
        </w:rPr>
        <w:t xml:space="preserve"> ecosystem, the following strategies will be implemented: </w:t>
      </w:r>
    </w:p>
    <w:p w14:paraId="554F5197" w14:textId="07F90BB4" w:rsidR="0577E9DE" w:rsidRDefault="0577E9DE" w:rsidP="2F6AFE9C">
      <w:pPr>
        <w:spacing w:before="240" w:after="240"/>
        <w:rPr>
          <w:rFonts w:ascii="Times New Roman" w:eastAsia="Times New Roman" w:hAnsi="Times New Roman" w:cs="Times New Roman"/>
          <w:u w:val="single"/>
        </w:rPr>
      </w:pPr>
      <w:r w:rsidRPr="6AB9836A">
        <w:rPr>
          <w:rFonts w:ascii="Times New Roman" w:eastAsia="Times New Roman" w:hAnsi="Times New Roman" w:cs="Times New Roman"/>
          <w:b/>
          <w:u w:val="single"/>
        </w:rPr>
        <w:t>Unified Data Storage:</w:t>
      </w:r>
      <w:r w:rsidRPr="2F6AFE9C">
        <w:rPr>
          <w:rFonts w:ascii="Times New Roman" w:eastAsia="Times New Roman" w:hAnsi="Times New Roman" w:cs="Times New Roman"/>
        </w:rPr>
        <w:t xml:space="preserve"> </w:t>
      </w:r>
    </w:p>
    <w:p w14:paraId="2E9A08D1" w14:textId="2DC29348" w:rsidR="0577E9DE" w:rsidRDefault="0577E9DE" w:rsidP="2F6AFE9C">
      <w:pPr>
        <w:spacing w:before="240" w:after="240"/>
        <w:rPr>
          <w:rFonts w:ascii="Times New Roman" w:eastAsia="Times New Roman" w:hAnsi="Times New Roman" w:cs="Times New Roman"/>
        </w:rPr>
      </w:pPr>
      <w:r w:rsidRPr="2F6AFE9C">
        <w:rPr>
          <w:rFonts w:ascii="Times New Roman" w:eastAsia="Times New Roman" w:hAnsi="Times New Roman" w:cs="Times New Roman"/>
        </w:rPr>
        <w:t xml:space="preserve">The new data platform will adopt a </w:t>
      </w:r>
      <w:proofErr w:type="spellStart"/>
      <w:r w:rsidRPr="2F6AFE9C">
        <w:rPr>
          <w:rFonts w:ascii="Times New Roman" w:eastAsia="Times New Roman" w:hAnsi="Times New Roman" w:cs="Times New Roman"/>
        </w:rPr>
        <w:t>lakehouse</w:t>
      </w:r>
      <w:proofErr w:type="spellEnd"/>
      <w:r w:rsidRPr="2F6AFE9C">
        <w:rPr>
          <w:rFonts w:ascii="Times New Roman" w:eastAsia="Times New Roman" w:hAnsi="Times New Roman" w:cs="Times New Roman"/>
        </w:rPr>
        <w:t xml:space="preserve"> architecture, combining the best aspects of data lakes and data warehouses. This can allow both structured and unstructured data storage like Electronic Health </w:t>
      </w:r>
      <w:r w:rsidR="0154CA99" w:rsidRPr="2F6AFE9C">
        <w:rPr>
          <w:rFonts w:ascii="Times New Roman" w:eastAsia="Times New Roman" w:hAnsi="Times New Roman" w:cs="Times New Roman"/>
        </w:rPr>
        <w:t>Records (</w:t>
      </w:r>
      <w:r w:rsidRPr="2F6AFE9C">
        <w:rPr>
          <w:rFonts w:ascii="Times New Roman" w:eastAsia="Times New Roman" w:hAnsi="Times New Roman" w:cs="Times New Roman"/>
        </w:rPr>
        <w:t>EHR), X-rays, MRIs, CT scans, IoT data.  Data will be stored in Amazon S3 for scalability provided by the services, where metadata is managed by AWS Glue.</w:t>
      </w:r>
    </w:p>
    <w:p w14:paraId="78A0F63C" w14:textId="26FEDDBE" w:rsidR="0577E9DE" w:rsidRDefault="0577E9DE" w:rsidP="2F6AFE9C">
      <w:pPr>
        <w:spacing w:before="240" w:after="240"/>
        <w:rPr>
          <w:rFonts w:ascii="Times New Roman" w:eastAsia="Times New Roman" w:hAnsi="Times New Roman" w:cs="Times New Roman"/>
          <w:b/>
          <w:u w:val="single"/>
        </w:rPr>
      </w:pPr>
      <w:r w:rsidRPr="6AB9836A">
        <w:rPr>
          <w:rFonts w:ascii="Times New Roman" w:eastAsia="Times New Roman" w:hAnsi="Times New Roman" w:cs="Times New Roman"/>
          <w:b/>
          <w:u w:val="single"/>
        </w:rPr>
        <w:t>Master Data Management:</w:t>
      </w:r>
    </w:p>
    <w:p w14:paraId="6639235A" w14:textId="22254C18" w:rsidR="0577E9DE" w:rsidRDefault="0577E9DE" w:rsidP="2F6AFE9C">
      <w:pPr>
        <w:spacing w:before="240" w:after="240"/>
        <w:rPr>
          <w:rFonts w:ascii="Times New Roman" w:eastAsia="Times New Roman" w:hAnsi="Times New Roman" w:cs="Times New Roman"/>
        </w:rPr>
      </w:pPr>
      <w:r w:rsidRPr="2F6AFE9C">
        <w:rPr>
          <w:rFonts w:ascii="Times New Roman" w:eastAsia="Times New Roman" w:hAnsi="Times New Roman" w:cs="Times New Roman"/>
        </w:rPr>
        <w:t xml:space="preserve">To ensure single source of Truth, </w:t>
      </w:r>
      <w:proofErr w:type="spellStart"/>
      <w:r w:rsidRPr="560EA7DA">
        <w:rPr>
          <w:rFonts w:ascii="Times New Roman" w:eastAsia="Times New Roman" w:hAnsi="Times New Roman" w:cs="Times New Roman"/>
        </w:rPr>
        <w:t>Med</w:t>
      </w:r>
      <w:r w:rsidR="2963E644" w:rsidRPr="560EA7DA">
        <w:rPr>
          <w:rFonts w:ascii="Times New Roman" w:eastAsia="Times New Roman" w:hAnsi="Times New Roman" w:cs="Times New Roman"/>
        </w:rPr>
        <w:t>d</w:t>
      </w:r>
      <w:r w:rsidRPr="560EA7DA">
        <w:rPr>
          <w:rFonts w:ascii="Times New Roman" w:eastAsia="Times New Roman" w:hAnsi="Times New Roman" w:cs="Times New Roman"/>
        </w:rPr>
        <w:t>GGenius</w:t>
      </w:r>
      <w:proofErr w:type="spellEnd"/>
      <w:r w:rsidRPr="2F6AFE9C">
        <w:rPr>
          <w:rFonts w:ascii="Times New Roman" w:eastAsia="Times New Roman" w:hAnsi="Times New Roman" w:cs="Times New Roman"/>
        </w:rPr>
        <w:t xml:space="preserve"> will employ a Master Data Management strategy to compile all the data from inventory, staff to the patients. MDM helps us in not having duplicate, consistency in records of patients and </w:t>
      </w:r>
      <w:r w:rsidR="24688626" w:rsidRPr="2F6AFE9C">
        <w:rPr>
          <w:rFonts w:ascii="Times New Roman" w:eastAsia="Times New Roman" w:hAnsi="Times New Roman" w:cs="Times New Roman"/>
        </w:rPr>
        <w:t>inconsistency</w:t>
      </w:r>
      <w:r w:rsidRPr="2F6AFE9C">
        <w:rPr>
          <w:rFonts w:ascii="Times New Roman" w:eastAsia="Times New Roman" w:hAnsi="Times New Roman" w:cs="Times New Roman"/>
        </w:rPr>
        <w:t xml:space="preserve"> across systems.</w:t>
      </w:r>
    </w:p>
    <w:p w14:paraId="04ED494B" w14:textId="7468C943" w:rsidR="0577E9DE" w:rsidRDefault="0577E9DE" w:rsidP="2F6AFE9C">
      <w:pPr>
        <w:spacing w:before="240" w:after="240"/>
        <w:rPr>
          <w:rFonts w:ascii="Times New Roman" w:eastAsia="Times New Roman" w:hAnsi="Times New Roman" w:cs="Times New Roman"/>
        </w:rPr>
      </w:pPr>
      <w:r w:rsidRPr="2F6AFE9C">
        <w:rPr>
          <w:rFonts w:ascii="Times New Roman" w:eastAsia="Times New Roman" w:hAnsi="Times New Roman" w:cs="Times New Roman"/>
        </w:rPr>
        <w:t xml:space="preserve">We have chosen AWS as our suite for building the new architecture because it addresses all the critical aspects of data security, </w:t>
      </w:r>
      <w:r w:rsidR="5BB649B2" w:rsidRPr="2F6AFE9C">
        <w:rPr>
          <w:rFonts w:ascii="Times New Roman" w:eastAsia="Times New Roman" w:hAnsi="Times New Roman" w:cs="Times New Roman"/>
        </w:rPr>
        <w:t>compliance,</w:t>
      </w:r>
      <w:r w:rsidRPr="2F6AFE9C">
        <w:rPr>
          <w:rFonts w:ascii="Times New Roman" w:eastAsia="Times New Roman" w:hAnsi="Times New Roman" w:cs="Times New Roman"/>
        </w:rPr>
        <w:t xml:space="preserve"> and governance.</w:t>
      </w:r>
    </w:p>
    <w:p w14:paraId="4B0CA3C1" w14:textId="195540DA" w:rsidR="04014AB3" w:rsidRDefault="04014AB3" w:rsidP="1F9DD1DC">
      <w:pPr>
        <w:spacing w:before="240" w:after="240"/>
        <w:rPr>
          <w:rFonts w:ascii="Times New Roman" w:eastAsia="Times New Roman" w:hAnsi="Times New Roman" w:cs="Times New Roman"/>
          <w:i/>
          <w:iCs/>
        </w:rPr>
      </w:pPr>
    </w:p>
    <w:p w14:paraId="578E64ED" w14:textId="3589C698" w:rsidR="04014AB3" w:rsidRDefault="04014AB3" w:rsidP="7922F5EE">
      <w:pPr>
        <w:spacing w:before="240" w:after="240"/>
        <w:rPr>
          <w:rFonts w:ascii="Times New Roman" w:eastAsia="Times New Roman" w:hAnsi="Times New Roman" w:cs="Times New Roman"/>
          <w:i/>
          <w:iCs/>
        </w:rPr>
      </w:pPr>
      <w:r w:rsidRPr="4F462DCF">
        <w:rPr>
          <w:rFonts w:ascii="Times New Roman" w:eastAsia="Times New Roman" w:hAnsi="Times New Roman" w:cs="Times New Roman"/>
          <w:i/>
          <w:iCs/>
        </w:rPr>
        <w:t>Figure</w:t>
      </w:r>
      <w:r w:rsidR="697F0268" w:rsidRPr="310D5A22">
        <w:rPr>
          <w:rFonts w:ascii="Times New Roman" w:eastAsia="Times New Roman" w:hAnsi="Times New Roman" w:cs="Times New Roman"/>
          <w:i/>
          <w:iCs/>
        </w:rPr>
        <w:t xml:space="preserve"> 4</w:t>
      </w:r>
      <w:r w:rsidRPr="4F462DCF">
        <w:rPr>
          <w:rFonts w:ascii="Times New Roman" w:eastAsia="Times New Roman" w:hAnsi="Times New Roman" w:cs="Times New Roman"/>
          <w:i/>
          <w:iCs/>
        </w:rPr>
        <w:t xml:space="preserve">: Proposed Amazon MSG Applications </w:t>
      </w:r>
    </w:p>
    <w:p w14:paraId="154CFAC5" w14:textId="2A740EF5" w:rsidR="3E2EED39" w:rsidRDefault="3E2EED39" w:rsidP="2F6AFE9C">
      <w:pPr>
        <w:spacing w:before="240" w:after="240"/>
        <w:rPr>
          <w:rFonts w:ascii="Times New Roman" w:eastAsia="Times New Roman" w:hAnsi="Times New Roman" w:cs="Times New Roman"/>
        </w:rPr>
      </w:pPr>
      <w:r>
        <w:rPr>
          <w:noProof/>
        </w:rPr>
        <w:drawing>
          <wp:inline distT="0" distB="0" distL="0" distR="0" wp14:anchorId="62250915" wp14:editId="22D9A1CC">
            <wp:extent cx="5943600" cy="885825"/>
            <wp:effectExtent l="0" t="0" r="0" b="0"/>
            <wp:docPr id="1980968989" name="Picture 1980968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0968989"/>
                    <pic:cNvPicPr/>
                  </pic:nvPicPr>
                  <pic:blipFill>
                    <a:blip r:embed="rId10">
                      <a:extLst>
                        <a:ext uri="{28A0092B-C50C-407E-A947-70E740481C1C}">
                          <a14:useLocalDpi xmlns:a14="http://schemas.microsoft.com/office/drawing/2010/main" val="0"/>
                        </a:ext>
                      </a:extLst>
                    </a:blip>
                    <a:stretch>
                      <a:fillRect/>
                    </a:stretch>
                  </pic:blipFill>
                  <pic:spPr>
                    <a:xfrm>
                      <a:off x="0" y="0"/>
                      <a:ext cx="5943600" cy="885825"/>
                    </a:xfrm>
                    <a:prstGeom prst="rect">
                      <a:avLst/>
                    </a:prstGeom>
                  </pic:spPr>
                </pic:pic>
              </a:graphicData>
            </a:graphic>
          </wp:inline>
        </w:drawing>
      </w:r>
    </w:p>
    <w:p w14:paraId="2A293217" w14:textId="698D892C" w:rsidR="0577E9DE" w:rsidRDefault="0577E9DE" w:rsidP="2F6AFE9C">
      <w:pPr>
        <w:spacing w:before="240" w:after="240"/>
        <w:rPr>
          <w:rFonts w:ascii="Times New Roman" w:eastAsia="Times New Roman" w:hAnsi="Times New Roman" w:cs="Times New Roman"/>
        </w:rPr>
      </w:pPr>
      <w:r w:rsidRPr="2F6AFE9C">
        <w:rPr>
          <w:rFonts w:ascii="Times New Roman" w:eastAsia="Times New Roman" w:hAnsi="Times New Roman" w:cs="Times New Roman"/>
        </w:rPr>
        <w:t xml:space="preserve">Given the strict nature of the healthcare industry in general, and considering HIPAA compliance, among other data integrity and confidentiality concerns, these services provide an end-to-end solution for security management, threat detection, and governance. Below, we outline each chosen AWS service and why it is best suited for the </w:t>
      </w:r>
      <w:proofErr w:type="spellStart"/>
      <w:r w:rsidRPr="2F6AFE9C">
        <w:rPr>
          <w:rFonts w:ascii="Times New Roman" w:eastAsia="Times New Roman" w:hAnsi="Times New Roman" w:cs="Times New Roman"/>
        </w:rPr>
        <w:t>MeddGGenius</w:t>
      </w:r>
      <w:proofErr w:type="spellEnd"/>
      <w:r w:rsidRPr="2F6AFE9C">
        <w:rPr>
          <w:rFonts w:ascii="Times New Roman" w:eastAsia="Times New Roman" w:hAnsi="Times New Roman" w:cs="Times New Roman"/>
        </w:rPr>
        <w:t xml:space="preserve"> platform.</w:t>
      </w:r>
    </w:p>
    <w:p w14:paraId="27E53E99" w14:textId="77777777" w:rsidR="00D17C70" w:rsidRDefault="00D17C70" w:rsidP="2F6AFE9C">
      <w:pPr>
        <w:spacing w:before="240" w:after="240"/>
        <w:rPr>
          <w:rFonts w:ascii="Times New Roman" w:eastAsia="Times New Roman" w:hAnsi="Times New Roman" w:cs="Times New Roman"/>
        </w:rPr>
      </w:pPr>
    </w:p>
    <w:p w14:paraId="19812462" w14:textId="77777777" w:rsidR="00D17C70" w:rsidRDefault="00D17C70" w:rsidP="2F6AFE9C">
      <w:pPr>
        <w:spacing w:before="240" w:after="240"/>
        <w:rPr>
          <w:rFonts w:ascii="Times New Roman" w:eastAsia="Times New Roman" w:hAnsi="Times New Roman" w:cs="Times New Roman"/>
        </w:rPr>
      </w:pPr>
    </w:p>
    <w:p w14:paraId="7AD36DB2" w14:textId="0D8A387D" w:rsidR="0577E9DE" w:rsidRDefault="0577E9DE" w:rsidP="2F6AFE9C">
      <w:pPr>
        <w:spacing w:before="240" w:after="240"/>
        <w:rPr>
          <w:rFonts w:ascii="Times New Roman" w:eastAsia="Times New Roman" w:hAnsi="Times New Roman" w:cs="Times New Roman"/>
          <w:b/>
          <w:bCs/>
        </w:rPr>
      </w:pPr>
      <w:r w:rsidRPr="6BBE4FE0">
        <w:rPr>
          <w:rFonts w:ascii="Times New Roman" w:eastAsia="Times New Roman" w:hAnsi="Times New Roman" w:cs="Times New Roman"/>
          <w:b/>
          <w:u w:val="single"/>
        </w:rPr>
        <w:t>AWS Identity and Access Management (IAM</w:t>
      </w:r>
      <w:r w:rsidRPr="6BBE4FE0">
        <w:rPr>
          <w:rFonts w:ascii="Times New Roman" w:eastAsia="Times New Roman" w:hAnsi="Times New Roman" w:cs="Times New Roman"/>
          <w:b/>
          <w:bCs/>
          <w:u w:val="single"/>
        </w:rPr>
        <w:t>)</w:t>
      </w:r>
      <w:r w:rsidR="7623F5C3" w:rsidRPr="6BBE4FE0">
        <w:rPr>
          <w:rFonts w:ascii="Times New Roman" w:eastAsia="Times New Roman" w:hAnsi="Times New Roman" w:cs="Times New Roman"/>
          <w:b/>
          <w:bCs/>
          <w:u w:val="single"/>
        </w:rPr>
        <w:t>:</w:t>
      </w:r>
      <w:r w:rsidR="7623F5C3" w:rsidRPr="6BBE4FE0">
        <w:rPr>
          <w:rFonts w:ascii="Times New Roman" w:eastAsia="Times New Roman" w:hAnsi="Times New Roman" w:cs="Times New Roman"/>
          <w:b/>
          <w:bCs/>
        </w:rPr>
        <w:t xml:space="preserve"> </w:t>
      </w:r>
    </w:p>
    <w:p w14:paraId="5933E6ED" w14:textId="02F0D26C" w:rsidR="2F6AFE9C" w:rsidRDefault="0577E9DE" w:rsidP="2F6AFE9C">
      <w:pPr>
        <w:spacing w:before="240" w:after="240"/>
        <w:rPr>
          <w:rFonts w:ascii="Times New Roman" w:eastAsia="Times New Roman" w:hAnsi="Times New Roman" w:cs="Times New Roman"/>
        </w:rPr>
      </w:pPr>
      <w:r w:rsidRPr="2F6AFE9C">
        <w:rPr>
          <w:rFonts w:ascii="Times New Roman" w:eastAsia="Times New Roman" w:hAnsi="Times New Roman" w:cs="Times New Roman"/>
        </w:rPr>
        <w:t xml:space="preserve">AWS IAM is fundamental for controlling access to resources within the </w:t>
      </w:r>
      <w:proofErr w:type="spellStart"/>
      <w:r w:rsidRPr="2F6AFE9C">
        <w:rPr>
          <w:rFonts w:ascii="Times New Roman" w:eastAsia="Times New Roman" w:hAnsi="Times New Roman" w:cs="Times New Roman"/>
        </w:rPr>
        <w:t>MeddGGenius</w:t>
      </w:r>
      <w:proofErr w:type="spellEnd"/>
      <w:r w:rsidRPr="2F6AFE9C">
        <w:rPr>
          <w:rFonts w:ascii="Times New Roman" w:eastAsia="Times New Roman" w:hAnsi="Times New Roman" w:cs="Times New Roman"/>
        </w:rPr>
        <w:t xml:space="preserve"> platform. Given the sensitivity of patient data, ensuring that only authorized personnel can access specific data is critical for HIPAA compliance. </w:t>
      </w:r>
    </w:p>
    <w:p w14:paraId="58AA728C" w14:textId="6E7ECF8C" w:rsidR="0577E9DE" w:rsidRDefault="0577E9DE" w:rsidP="2F6AFE9C">
      <w:pPr>
        <w:spacing w:before="240" w:after="240"/>
        <w:rPr>
          <w:rFonts w:ascii="Times New Roman" w:eastAsia="Times New Roman" w:hAnsi="Times New Roman" w:cs="Times New Roman"/>
          <w:b/>
          <w:u w:val="single"/>
        </w:rPr>
      </w:pPr>
      <w:r w:rsidRPr="6BBE4FE0">
        <w:rPr>
          <w:rFonts w:ascii="Times New Roman" w:eastAsia="Times New Roman" w:hAnsi="Times New Roman" w:cs="Times New Roman"/>
          <w:b/>
          <w:u w:val="single"/>
        </w:rPr>
        <w:t xml:space="preserve">Amazon </w:t>
      </w:r>
      <w:proofErr w:type="spellStart"/>
      <w:r w:rsidRPr="6BBE4FE0">
        <w:rPr>
          <w:rFonts w:ascii="Times New Roman" w:eastAsia="Times New Roman" w:hAnsi="Times New Roman" w:cs="Times New Roman"/>
          <w:b/>
          <w:u w:val="single"/>
        </w:rPr>
        <w:t>GuardDuty</w:t>
      </w:r>
      <w:proofErr w:type="spellEnd"/>
      <w:r w:rsidR="680063CE" w:rsidRPr="6BBE4FE0">
        <w:rPr>
          <w:rFonts w:ascii="Times New Roman" w:eastAsia="Times New Roman" w:hAnsi="Times New Roman" w:cs="Times New Roman"/>
          <w:b/>
          <w:bCs/>
          <w:u w:val="single"/>
        </w:rPr>
        <w:t xml:space="preserve">: </w:t>
      </w:r>
    </w:p>
    <w:p w14:paraId="6346781D" w14:textId="36FD0E62" w:rsidR="0577E9DE" w:rsidRDefault="0577E9DE" w:rsidP="2F6AFE9C">
      <w:pPr>
        <w:spacing w:before="240" w:after="240"/>
        <w:rPr>
          <w:rFonts w:ascii="Times New Roman" w:eastAsia="Times New Roman" w:hAnsi="Times New Roman" w:cs="Times New Roman"/>
        </w:rPr>
      </w:pPr>
      <w:r w:rsidRPr="2F6AFE9C">
        <w:rPr>
          <w:rFonts w:ascii="Times New Roman" w:eastAsia="Times New Roman" w:hAnsi="Times New Roman" w:cs="Times New Roman"/>
        </w:rPr>
        <w:t>It is a threat detection service that continuously monitors for malicious or unauthorized behavior. Given the healthcare sector's vulnerability to cyberattacks, proactive threat detection is essential.</w:t>
      </w:r>
    </w:p>
    <w:p w14:paraId="54C0AFC8" w14:textId="3BAEE69B" w:rsidR="0577E9DE" w:rsidRDefault="0577E9DE" w:rsidP="2F6AFE9C">
      <w:pPr>
        <w:spacing w:before="240" w:after="240"/>
        <w:rPr>
          <w:rFonts w:ascii="Times New Roman" w:eastAsia="Times New Roman" w:hAnsi="Times New Roman" w:cs="Times New Roman"/>
          <w:b/>
          <w:u w:val="single"/>
        </w:rPr>
      </w:pPr>
      <w:r w:rsidRPr="6BBE4FE0">
        <w:rPr>
          <w:rFonts w:ascii="Times New Roman" w:eastAsia="Times New Roman" w:hAnsi="Times New Roman" w:cs="Times New Roman"/>
          <w:b/>
          <w:u w:val="single"/>
        </w:rPr>
        <w:t>AWS Config</w:t>
      </w:r>
      <w:r w:rsidR="7CE5453D" w:rsidRPr="6BBE4FE0">
        <w:rPr>
          <w:rFonts w:ascii="Times New Roman" w:eastAsia="Times New Roman" w:hAnsi="Times New Roman" w:cs="Times New Roman"/>
          <w:b/>
          <w:bCs/>
          <w:u w:val="single"/>
        </w:rPr>
        <w:t>:</w:t>
      </w:r>
    </w:p>
    <w:p w14:paraId="0F289CF8" w14:textId="3AEE7053" w:rsidR="3884EE5F" w:rsidRDefault="0577E9DE" w:rsidP="3884EE5F">
      <w:pPr>
        <w:spacing w:before="240" w:after="240"/>
        <w:rPr>
          <w:rFonts w:ascii="Times New Roman" w:eastAsia="Times New Roman" w:hAnsi="Times New Roman" w:cs="Times New Roman"/>
        </w:rPr>
      </w:pPr>
      <w:r w:rsidRPr="2F6AFE9C">
        <w:rPr>
          <w:rFonts w:ascii="Times New Roman" w:eastAsia="Times New Roman" w:hAnsi="Times New Roman" w:cs="Times New Roman"/>
        </w:rPr>
        <w:t>AWS Config is necessary to track the changes in the configuration across the platform. Maintaining a consistent and compliant configuration is critical, given the need for compliance with HIPAA and NIST standards.</w:t>
      </w:r>
    </w:p>
    <w:p w14:paraId="2D5A8857" w14:textId="79249427" w:rsidR="0577E9DE" w:rsidRDefault="0577E9DE" w:rsidP="2F6AFE9C">
      <w:pPr>
        <w:spacing w:before="240" w:after="240"/>
        <w:rPr>
          <w:rFonts w:ascii="Times New Roman" w:eastAsia="Times New Roman" w:hAnsi="Times New Roman" w:cs="Times New Roman"/>
          <w:b/>
          <w:u w:val="single"/>
        </w:rPr>
      </w:pPr>
      <w:r w:rsidRPr="6BBE4FE0">
        <w:rPr>
          <w:rFonts w:ascii="Times New Roman" w:eastAsia="Times New Roman" w:hAnsi="Times New Roman" w:cs="Times New Roman"/>
          <w:b/>
          <w:u w:val="single"/>
        </w:rPr>
        <w:t xml:space="preserve">AWS </w:t>
      </w:r>
      <w:r w:rsidR="7F8628D8" w:rsidRPr="6BBE4FE0">
        <w:rPr>
          <w:rFonts w:ascii="Times New Roman" w:eastAsia="Times New Roman" w:hAnsi="Times New Roman" w:cs="Times New Roman"/>
          <w:b/>
          <w:u w:val="single"/>
        </w:rPr>
        <w:t>Key Management Services</w:t>
      </w:r>
      <w:r w:rsidR="20570D5C" w:rsidRPr="6BBE4FE0">
        <w:rPr>
          <w:rFonts w:ascii="Times New Roman" w:eastAsia="Times New Roman" w:hAnsi="Times New Roman" w:cs="Times New Roman"/>
          <w:b/>
          <w:bCs/>
          <w:u w:val="single"/>
        </w:rPr>
        <w:t>:</w:t>
      </w:r>
    </w:p>
    <w:p w14:paraId="6A0F68CB" w14:textId="2A43B812" w:rsidR="7F8628D8" w:rsidRDefault="7F8628D8" w:rsidP="2F6AFE9C">
      <w:pPr>
        <w:spacing w:before="240" w:after="240"/>
        <w:rPr>
          <w:rFonts w:ascii="Times New Roman" w:eastAsia="Times New Roman" w:hAnsi="Times New Roman" w:cs="Times New Roman"/>
        </w:rPr>
      </w:pPr>
      <w:r w:rsidRPr="2F6AFE9C">
        <w:rPr>
          <w:rFonts w:ascii="Times New Roman" w:eastAsia="Times New Roman" w:hAnsi="Times New Roman" w:cs="Times New Roman"/>
        </w:rPr>
        <w:t>AWS Key Management Service (KMS) is a managed service provided by Amazon Web Services (AWS) that allows companies to create, control and manage the cryptographic keys that encrypt and protect their data.</w:t>
      </w:r>
      <w:r w:rsidR="31342B08" w:rsidRPr="2F6AFE9C">
        <w:rPr>
          <w:rFonts w:ascii="Times New Roman" w:eastAsia="Times New Roman" w:hAnsi="Times New Roman" w:cs="Times New Roman"/>
        </w:rPr>
        <w:t xml:space="preserve"> KMS keys can be used to encrypt/decrypt data encryption keys used to encrypt PHI in a customer’s applications or in AWS services that use AWS KMS. AWS KMS can be used in conjunction with a HIPAA account, but PHI can only be processed, stored, or transmitted in HIPAA Eligible Services. AWS KMS is normally used to generate and manage keys for applications running in other HIPAA Eligible Services.</w:t>
      </w:r>
    </w:p>
    <w:p w14:paraId="383CE48B" w14:textId="2362007A" w:rsidR="76234476" w:rsidRDefault="76234476" w:rsidP="76234476">
      <w:pPr>
        <w:spacing w:before="240" w:after="240"/>
        <w:rPr>
          <w:rFonts w:ascii="Times New Roman" w:eastAsia="Times New Roman" w:hAnsi="Times New Roman" w:cs="Times New Roman"/>
        </w:rPr>
      </w:pPr>
    </w:p>
    <w:p w14:paraId="017F0057" w14:textId="5FC12558" w:rsidR="0577E9DE" w:rsidRDefault="0577E9DE" w:rsidP="50D23EBF">
      <w:pPr>
        <w:spacing w:before="240" w:after="240"/>
        <w:rPr>
          <w:rFonts w:ascii="Times New Roman" w:eastAsia="Times New Roman" w:hAnsi="Times New Roman" w:cs="Times New Roman"/>
        </w:rPr>
      </w:pPr>
      <w:r w:rsidRPr="3884EE5F">
        <w:rPr>
          <w:rFonts w:ascii="Times New Roman" w:eastAsia="Times New Roman" w:hAnsi="Times New Roman" w:cs="Times New Roman"/>
          <w:b/>
          <w:u w:val="single"/>
        </w:rPr>
        <w:t>AWS WAF:</w:t>
      </w:r>
      <w:r w:rsidR="5D905539" w:rsidRPr="50D23EBF">
        <w:rPr>
          <w:rFonts w:ascii="Times New Roman" w:eastAsia="Times New Roman" w:hAnsi="Times New Roman" w:cs="Times New Roman"/>
          <w:b/>
          <w:bCs/>
        </w:rPr>
        <w:t xml:space="preserve"> </w:t>
      </w:r>
    </w:p>
    <w:p w14:paraId="0DCE10E5" w14:textId="66121096" w:rsidR="0577E9DE" w:rsidRDefault="0577E9DE" w:rsidP="2F6AFE9C">
      <w:pPr>
        <w:spacing w:before="240" w:after="240"/>
        <w:rPr>
          <w:rFonts w:ascii="Times New Roman" w:eastAsia="Times New Roman" w:hAnsi="Times New Roman" w:cs="Times New Roman"/>
        </w:rPr>
      </w:pPr>
      <w:r w:rsidRPr="2F6AFE9C">
        <w:rPr>
          <w:rFonts w:ascii="Times New Roman" w:eastAsia="Times New Roman" w:hAnsi="Times New Roman" w:cs="Times New Roman"/>
        </w:rPr>
        <w:t>AWS WAF protects web applications and APIs from common web threats, such as SQL injection, cross-site scripting (XSS), and DDoS attacks.</w:t>
      </w:r>
    </w:p>
    <w:p w14:paraId="43155B1D" w14:textId="4D13D5E2" w:rsidR="0577E9DE" w:rsidRDefault="0577E9DE" w:rsidP="2F6AFE9C">
      <w:pPr>
        <w:spacing w:before="240" w:after="240"/>
        <w:rPr>
          <w:rFonts w:ascii="Times New Roman" w:eastAsia="Times New Roman" w:hAnsi="Times New Roman" w:cs="Times New Roman"/>
          <w:u w:val="single"/>
        </w:rPr>
      </w:pPr>
      <w:r w:rsidRPr="3884EE5F">
        <w:rPr>
          <w:rFonts w:ascii="Times New Roman" w:eastAsia="Times New Roman" w:hAnsi="Times New Roman" w:cs="Times New Roman"/>
          <w:b/>
          <w:u w:val="single"/>
        </w:rPr>
        <w:t>Amazon Macie:</w:t>
      </w:r>
    </w:p>
    <w:p w14:paraId="44D6D12A" w14:textId="465CE248" w:rsidR="0577E9DE" w:rsidRDefault="0577E9DE" w:rsidP="2F6AFE9C">
      <w:pPr>
        <w:spacing w:before="240" w:after="240"/>
        <w:rPr>
          <w:rFonts w:ascii="Times New Roman" w:eastAsia="Times New Roman" w:hAnsi="Times New Roman" w:cs="Times New Roman"/>
        </w:rPr>
      </w:pPr>
      <w:r w:rsidRPr="2F6AFE9C">
        <w:rPr>
          <w:rFonts w:ascii="Times New Roman" w:eastAsia="Times New Roman" w:hAnsi="Times New Roman" w:cs="Times New Roman"/>
        </w:rPr>
        <w:t>Amazon Macie is a data security and privacy service that utilizes machine learning to identify sensitive data, such as personally identifiable information. In healthcare, data privacy is not an option.</w:t>
      </w:r>
      <w:r w:rsidR="461F391A" w:rsidRPr="2F6AFE9C">
        <w:rPr>
          <w:rFonts w:ascii="Times New Roman" w:eastAsia="Times New Roman" w:hAnsi="Times New Roman" w:cs="Times New Roman"/>
        </w:rPr>
        <w:t xml:space="preserve"> Amazon Macie discovers sensitive data using machine learning and pattern matching, provides visibility into data security risks, and enables automated protection against those risks. Macie stands out for its ability to secure sensitive data with minimal manual intervention. By leveraging machine learning, it provides automated discovery and classification of data, enabling organizations to focus on strategic security measures rather than routine data audits.</w:t>
      </w:r>
    </w:p>
    <w:p w14:paraId="38284F70" w14:textId="55D6FADD" w:rsidR="0577E9DE" w:rsidRDefault="0577E9DE" w:rsidP="2F6AFE9C">
      <w:pPr>
        <w:spacing w:before="240" w:after="240"/>
        <w:rPr>
          <w:rFonts w:ascii="Times New Roman" w:eastAsia="Times New Roman" w:hAnsi="Times New Roman" w:cs="Times New Roman"/>
          <w:b/>
          <w:u w:val="single"/>
        </w:rPr>
      </w:pPr>
      <w:r w:rsidRPr="3884EE5F">
        <w:rPr>
          <w:rFonts w:ascii="Times New Roman" w:eastAsia="Times New Roman" w:hAnsi="Times New Roman" w:cs="Times New Roman"/>
          <w:b/>
          <w:u w:val="single"/>
        </w:rPr>
        <w:t>AWS CloudTrail</w:t>
      </w:r>
      <w:r w:rsidR="75E777D1" w:rsidRPr="3884EE5F">
        <w:rPr>
          <w:rFonts w:ascii="Times New Roman" w:eastAsia="Times New Roman" w:hAnsi="Times New Roman" w:cs="Times New Roman"/>
          <w:b/>
          <w:u w:val="single"/>
        </w:rPr>
        <w:t>:</w:t>
      </w:r>
    </w:p>
    <w:p w14:paraId="6D6E12F8" w14:textId="107770DB" w:rsidR="3884EE5F" w:rsidRDefault="0577E9DE" w:rsidP="3884EE5F">
      <w:pPr>
        <w:spacing w:before="240" w:after="240"/>
        <w:rPr>
          <w:rFonts w:ascii="Times New Roman" w:eastAsia="Times New Roman" w:hAnsi="Times New Roman" w:cs="Times New Roman"/>
          <w:sz w:val="28"/>
          <w:szCs w:val="28"/>
        </w:rPr>
      </w:pPr>
      <w:r w:rsidRPr="2F6AFE9C">
        <w:rPr>
          <w:rFonts w:ascii="Times New Roman" w:eastAsia="Times New Roman" w:hAnsi="Times New Roman" w:cs="Times New Roman"/>
        </w:rPr>
        <w:t>AWS CloudTrail provides detailed logging of user activities and API calls in the AWS environment. This is needed for auditing, security investigations, and tracking accountability.</w:t>
      </w:r>
    </w:p>
    <w:p w14:paraId="34A9B4C2" w14:textId="61B25FF0" w:rsidR="4422829A" w:rsidRDefault="4422829A" w:rsidP="310D5A22">
      <w:pPr>
        <w:spacing w:before="240" w:after="240"/>
        <w:rPr>
          <w:rFonts w:ascii="Times New Roman" w:eastAsia="Times New Roman" w:hAnsi="Times New Roman" w:cs="Times New Roman"/>
          <w:b/>
          <w:sz w:val="32"/>
          <w:szCs w:val="32"/>
          <w:u w:val="single"/>
        </w:rPr>
      </w:pPr>
      <w:r w:rsidRPr="3884EE5F">
        <w:rPr>
          <w:rFonts w:ascii="Times New Roman" w:eastAsia="Times New Roman" w:hAnsi="Times New Roman" w:cs="Times New Roman"/>
          <w:b/>
          <w:sz w:val="32"/>
          <w:szCs w:val="32"/>
          <w:u w:val="single"/>
        </w:rPr>
        <w:t>ML Use-Cases:</w:t>
      </w:r>
    </w:p>
    <w:p w14:paraId="5F68C915" w14:textId="1B54BC2E" w:rsidR="79A03C82" w:rsidRDefault="4422829A" w:rsidP="50D23EBF">
      <w:pPr>
        <w:spacing w:before="240" w:after="240"/>
        <w:rPr>
          <w:rFonts w:ascii="Times New Roman" w:eastAsia="Times New Roman" w:hAnsi="Times New Roman" w:cs="Times New Roman"/>
          <w:b/>
        </w:rPr>
      </w:pPr>
      <w:r w:rsidRPr="20F1CBB3">
        <w:rPr>
          <w:rFonts w:ascii="Times New Roman" w:eastAsia="Times New Roman" w:hAnsi="Times New Roman" w:cs="Times New Roman"/>
          <w:b/>
          <w:bCs/>
        </w:rPr>
        <w:t xml:space="preserve">Staff Scheduling Optimization: </w:t>
      </w:r>
    </w:p>
    <w:p w14:paraId="11A9AB8C" w14:textId="7C9A2F33" w:rsidR="0E3C45B0" w:rsidRDefault="0E3C45B0" w:rsidP="7F0B4B6C">
      <w:pPr>
        <w:spacing w:before="240" w:after="240"/>
      </w:pPr>
      <w:r w:rsidRPr="7F0B4B6C">
        <w:rPr>
          <w:rFonts w:ascii="Times New Roman" w:eastAsia="Times New Roman" w:hAnsi="Times New Roman" w:cs="Times New Roman"/>
        </w:rPr>
        <w:t>With recent advancements in machine learning for predictive analytics and optimization, improving staff scheduling has become more practical than ever. By equipping data scientists with relevant data to forecast staffing demands and create efficient schedules, hospitals can enhance operational efficiency, lower costs, and boost employee satisfaction.</w:t>
      </w:r>
    </w:p>
    <w:p w14:paraId="07C5E3C9" w14:textId="045DBC77" w:rsidR="003BBD7D" w:rsidRDefault="7DED70C1" w:rsidP="5316B2FC">
      <w:pPr>
        <w:spacing w:before="240" w:after="240" w:line="259" w:lineRule="auto"/>
        <w:contextualSpacing/>
        <w:rPr>
          <w:rFonts w:ascii="Times New Roman" w:eastAsia="Times New Roman" w:hAnsi="Times New Roman" w:cs="Times New Roman"/>
        </w:rPr>
      </w:pPr>
      <w:r w:rsidRPr="0055C5BC">
        <w:rPr>
          <w:rFonts w:ascii="Times New Roman" w:eastAsia="Times New Roman" w:hAnsi="Times New Roman" w:cs="Times New Roman"/>
        </w:rPr>
        <w:t xml:space="preserve">Using a combination of Reinforcement Learning (RL), Linear Programming (LP), and Gradient Boosted Decision Trees (GBDT), it is possible to optimize </w:t>
      </w:r>
      <w:r w:rsidR="3146D668" w:rsidRPr="0055C5BC">
        <w:rPr>
          <w:rFonts w:ascii="Times New Roman" w:eastAsia="Times New Roman" w:hAnsi="Times New Roman" w:cs="Times New Roman"/>
        </w:rPr>
        <w:t xml:space="preserve">efficiency, reduce costs and improve employee satisfaction. </w:t>
      </w:r>
    </w:p>
    <w:p w14:paraId="33C58AB7" w14:textId="78416082" w:rsidR="003BBD7D" w:rsidRDefault="3146D668" w:rsidP="002E298C">
      <w:pPr>
        <w:pStyle w:val="ListParagraph"/>
        <w:numPr>
          <w:ilvl w:val="0"/>
          <w:numId w:val="50"/>
        </w:numPr>
        <w:spacing w:before="240" w:after="240" w:line="259" w:lineRule="auto"/>
        <w:rPr>
          <w:rFonts w:ascii="Times New Roman" w:eastAsia="Times New Roman" w:hAnsi="Times New Roman" w:cs="Times New Roman"/>
        </w:rPr>
      </w:pPr>
      <w:r w:rsidRPr="0055C5BC">
        <w:rPr>
          <w:rFonts w:ascii="Times New Roman" w:eastAsia="Times New Roman" w:hAnsi="Times New Roman" w:cs="Times New Roman"/>
        </w:rPr>
        <w:t>RL dynamically adapts to changing demands by learning optimal scheduling policies through sequential feedback, effectively handling unexpected</w:t>
      </w:r>
      <w:r w:rsidRPr="27A3AFE4">
        <w:rPr>
          <w:rFonts w:ascii="Times New Roman" w:eastAsia="Times New Roman" w:hAnsi="Times New Roman" w:cs="Times New Roman"/>
        </w:rPr>
        <w:t xml:space="preserve"> patient surges.</w:t>
      </w:r>
    </w:p>
    <w:p w14:paraId="1D372EC1" w14:textId="707C7C7E" w:rsidR="003BBD7D" w:rsidRDefault="3146D668" w:rsidP="002E298C">
      <w:pPr>
        <w:pStyle w:val="ListParagraph"/>
        <w:numPr>
          <w:ilvl w:val="0"/>
          <w:numId w:val="50"/>
        </w:numPr>
        <w:spacing w:before="240" w:after="240" w:line="259" w:lineRule="auto"/>
        <w:rPr>
          <w:rFonts w:ascii="Times New Roman" w:eastAsia="Times New Roman" w:hAnsi="Times New Roman" w:cs="Times New Roman"/>
        </w:rPr>
      </w:pPr>
      <w:r w:rsidRPr="27A3AFE4">
        <w:rPr>
          <w:rFonts w:ascii="Times New Roman" w:eastAsia="Times New Roman" w:hAnsi="Times New Roman" w:cs="Times New Roman"/>
        </w:rPr>
        <w:t>LP ensures in meeting the constra</w:t>
      </w:r>
      <w:r w:rsidR="6F24C9BB" w:rsidRPr="27A3AFE4">
        <w:rPr>
          <w:rFonts w:ascii="Times New Roman" w:eastAsia="Times New Roman" w:hAnsi="Times New Roman" w:cs="Times New Roman"/>
        </w:rPr>
        <w:t xml:space="preserve">ints like staff availability, </w:t>
      </w:r>
      <w:r w:rsidR="6F24C9BB" w:rsidRPr="4BC76C87">
        <w:rPr>
          <w:rFonts w:ascii="Times New Roman" w:eastAsia="Times New Roman" w:hAnsi="Times New Roman" w:cs="Times New Roman"/>
        </w:rPr>
        <w:t xml:space="preserve">Labor laws and patient-to-staff ratios. </w:t>
      </w:r>
    </w:p>
    <w:p w14:paraId="09A08DCE" w14:textId="0D3722C2" w:rsidR="003BBD7D" w:rsidRDefault="6F24C9BB" w:rsidP="002E298C">
      <w:pPr>
        <w:pStyle w:val="ListParagraph"/>
        <w:numPr>
          <w:ilvl w:val="0"/>
          <w:numId w:val="50"/>
        </w:numPr>
        <w:spacing w:before="240" w:after="240" w:line="259" w:lineRule="auto"/>
        <w:rPr>
          <w:rFonts w:ascii="Times New Roman" w:eastAsia="Times New Roman" w:hAnsi="Times New Roman" w:cs="Times New Roman"/>
        </w:rPr>
      </w:pPr>
      <w:r w:rsidRPr="50DE71C7">
        <w:rPr>
          <w:rFonts w:ascii="Times New Roman" w:eastAsia="Times New Roman" w:hAnsi="Times New Roman" w:cs="Times New Roman"/>
        </w:rPr>
        <w:t>GBDT predicts the staffing needs by using historical data</w:t>
      </w:r>
      <w:r w:rsidR="58222299" w:rsidRPr="50DE71C7">
        <w:rPr>
          <w:rFonts w:ascii="Times New Roman" w:eastAsia="Times New Roman" w:hAnsi="Times New Roman" w:cs="Times New Roman"/>
        </w:rPr>
        <w:t xml:space="preserve"> of patient </w:t>
      </w:r>
      <w:r w:rsidR="58222299" w:rsidRPr="682C37D7">
        <w:rPr>
          <w:rFonts w:ascii="Times New Roman" w:eastAsia="Times New Roman" w:hAnsi="Times New Roman" w:cs="Times New Roman"/>
        </w:rPr>
        <w:t>volum</w:t>
      </w:r>
      <w:r w:rsidR="3434B04F" w:rsidRPr="682C37D7">
        <w:rPr>
          <w:rFonts w:ascii="Times New Roman" w:eastAsia="Times New Roman" w:hAnsi="Times New Roman" w:cs="Times New Roman"/>
        </w:rPr>
        <w:t>e</w:t>
      </w:r>
      <w:r w:rsidR="58222299" w:rsidRPr="682C37D7">
        <w:rPr>
          <w:rFonts w:ascii="Times New Roman" w:eastAsia="Times New Roman" w:hAnsi="Times New Roman" w:cs="Times New Roman"/>
        </w:rPr>
        <w:t>s</w:t>
      </w:r>
      <w:r w:rsidR="58222299" w:rsidRPr="50DE71C7">
        <w:rPr>
          <w:rFonts w:ascii="Times New Roman" w:eastAsia="Times New Roman" w:hAnsi="Times New Roman" w:cs="Times New Roman"/>
        </w:rPr>
        <w:t>, increasing accuracy.</w:t>
      </w:r>
    </w:p>
    <w:p w14:paraId="59873867" w14:textId="68F5DF9A" w:rsidR="6C9A6E20" w:rsidRDefault="3940A96E" w:rsidP="6C9A6E20">
      <w:pPr>
        <w:spacing w:before="240" w:after="240"/>
        <w:rPr>
          <w:rFonts w:ascii="Times New Roman" w:eastAsia="Times New Roman" w:hAnsi="Times New Roman" w:cs="Times New Roman"/>
          <w:b/>
          <w:bCs/>
        </w:rPr>
      </w:pPr>
      <w:r w:rsidRPr="2EAA0311">
        <w:rPr>
          <w:rFonts w:ascii="Times New Roman" w:eastAsia="Times New Roman" w:hAnsi="Times New Roman" w:cs="Times New Roman"/>
          <w:b/>
          <w:bCs/>
        </w:rPr>
        <w:t>Medical Imaging Analysis</w:t>
      </w:r>
      <w:r w:rsidR="3AFCDAB2" w:rsidRPr="6C9A6E20">
        <w:rPr>
          <w:rFonts w:ascii="Times New Roman" w:eastAsia="Times New Roman" w:hAnsi="Times New Roman" w:cs="Times New Roman"/>
          <w:b/>
          <w:bCs/>
        </w:rPr>
        <w:t>:</w:t>
      </w:r>
    </w:p>
    <w:p w14:paraId="22F4559A" w14:textId="6E8CB277" w:rsidR="0831F3FA" w:rsidRDefault="0831F3FA" w:rsidP="4A2970A9">
      <w:pPr>
        <w:spacing w:before="240" w:after="240"/>
      </w:pPr>
      <w:r w:rsidRPr="4A2970A9">
        <w:rPr>
          <w:rFonts w:ascii="Times New Roman" w:eastAsia="Times New Roman" w:hAnsi="Times New Roman" w:cs="Times New Roman"/>
        </w:rPr>
        <w:t>Recent advancements in machine learning, particularly in image classification and deep learning, have significantly improved the speed and accuracy of medical imaging analysis. With these technologies, hospitals can achieve more precise diagnoses, reduce the risk of human error, and deliver faster results for patients. By working with comprehensive medical image data, data scientists can create models that help doctors interpret imaging scans more quickly and reliably, ultimately improving patient care and outcomes.</w:t>
      </w:r>
    </w:p>
    <w:p w14:paraId="5EB96232" w14:textId="5580DA56" w:rsidR="39E3D604" w:rsidRDefault="3AFCDAB2" w:rsidP="7D554336">
      <w:pPr>
        <w:spacing w:before="240" w:after="240"/>
        <w:rPr>
          <w:rFonts w:ascii="Times New Roman" w:eastAsia="Times New Roman" w:hAnsi="Times New Roman" w:cs="Times New Roman"/>
        </w:rPr>
      </w:pPr>
      <w:r w:rsidRPr="3F5B2820">
        <w:rPr>
          <w:rFonts w:ascii="Times New Roman" w:eastAsia="Times New Roman" w:hAnsi="Times New Roman" w:cs="Times New Roman"/>
        </w:rPr>
        <w:t>Medical Imaging analysis can be used to achieve faster diagnosis and reduce human error</w:t>
      </w:r>
      <w:r w:rsidR="0254EBD6" w:rsidRPr="3F5B2820">
        <w:rPr>
          <w:rFonts w:ascii="Times New Roman" w:eastAsia="Times New Roman" w:hAnsi="Times New Roman" w:cs="Times New Roman"/>
        </w:rPr>
        <w:t xml:space="preserve"> by leveraging Convolutional Neural Networks, Transfer Learning, and </w:t>
      </w:r>
      <w:proofErr w:type="spellStart"/>
      <w:r w:rsidR="0254EBD6" w:rsidRPr="3F5B2820">
        <w:rPr>
          <w:rFonts w:ascii="Times New Roman" w:eastAsia="Times New Roman" w:hAnsi="Times New Roman" w:cs="Times New Roman"/>
        </w:rPr>
        <w:t>AutoML</w:t>
      </w:r>
      <w:proofErr w:type="spellEnd"/>
      <w:r w:rsidR="0254EBD6" w:rsidRPr="3F5B2820">
        <w:rPr>
          <w:rFonts w:ascii="Times New Roman" w:eastAsia="Times New Roman" w:hAnsi="Times New Roman" w:cs="Times New Roman"/>
        </w:rPr>
        <w:t>.</w:t>
      </w:r>
      <w:r w:rsidR="36540418" w:rsidRPr="3F5B2820">
        <w:rPr>
          <w:rFonts w:ascii="Times New Roman" w:eastAsia="Times New Roman" w:hAnsi="Times New Roman" w:cs="Times New Roman"/>
        </w:rPr>
        <w:t xml:space="preserve"> </w:t>
      </w:r>
    </w:p>
    <w:p w14:paraId="621DA47E" w14:textId="12C51133" w:rsidR="39E3D604" w:rsidRDefault="36540418" w:rsidP="38DE6064">
      <w:pPr>
        <w:pStyle w:val="ListParagraph"/>
        <w:spacing w:before="240" w:after="240"/>
        <w:rPr>
          <w:rFonts w:ascii="Times New Roman" w:eastAsia="Times New Roman" w:hAnsi="Times New Roman" w:cs="Times New Roman"/>
        </w:rPr>
      </w:pPr>
      <w:r w:rsidRPr="3F5B2820">
        <w:rPr>
          <w:rFonts w:ascii="Times New Roman" w:eastAsia="Times New Roman" w:hAnsi="Times New Roman" w:cs="Times New Roman"/>
        </w:rPr>
        <w:t>CNN helps in finding patterns in patient’s reports such as X-rays, MRIs and CT</w:t>
      </w:r>
      <w:r w:rsidRPr="3F5B2820">
        <w:rPr>
          <w:rFonts w:ascii="Times New Roman" w:eastAsia="Times New Roman" w:hAnsi="Times New Roman" w:cs="Times New Roman"/>
          <w:b/>
          <w:bCs/>
        </w:rPr>
        <w:t xml:space="preserve"> </w:t>
      </w:r>
      <w:r w:rsidRPr="3F5B2820">
        <w:rPr>
          <w:rFonts w:ascii="Times New Roman" w:eastAsia="Times New Roman" w:hAnsi="Times New Roman" w:cs="Times New Roman"/>
        </w:rPr>
        <w:t xml:space="preserve">scans. This can </w:t>
      </w:r>
      <w:r w:rsidR="15C89F4B" w:rsidRPr="3F5B2820">
        <w:rPr>
          <w:rFonts w:ascii="Times New Roman" w:eastAsia="Times New Roman" w:hAnsi="Times New Roman" w:cs="Times New Roman"/>
        </w:rPr>
        <w:t xml:space="preserve">help in accurately detecting fractures, tumors, or infections. </w:t>
      </w:r>
    </w:p>
    <w:p w14:paraId="2712C638" w14:textId="6C96EDA4" w:rsidR="39E3D604" w:rsidRDefault="15C89F4B" w:rsidP="7D554336">
      <w:pPr>
        <w:pStyle w:val="ListParagraph"/>
        <w:spacing w:before="240" w:after="240"/>
        <w:rPr>
          <w:rFonts w:ascii="Times New Roman" w:eastAsia="Times New Roman" w:hAnsi="Times New Roman" w:cs="Times New Roman"/>
        </w:rPr>
      </w:pPr>
      <w:r w:rsidRPr="3F5B2820">
        <w:rPr>
          <w:rFonts w:ascii="Times New Roman" w:eastAsia="Times New Roman" w:hAnsi="Times New Roman" w:cs="Times New Roman"/>
        </w:rPr>
        <w:t>Transfer learning is</w:t>
      </w:r>
      <w:r w:rsidRPr="39E3D604">
        <w:rPr>
          <w:rFonts w:ascii="Times New Roman" w:eastAsia="Times New Roman" w:hAnsi="Times New Roman" w:cs="Times New Roman"/>
        </w:rPr>
        <w:t xml:space="preserve"> </w:t>
      </w:r>
      <w:r w:rsidR="7899C000" w:rsidRPr="39E3D604">
        <w:rPr>
          <w:rFonts w:ascii="Times New Roman" w:eastAsia="Times New Roman" w:hAnsi="Times New Roman" w:cs="Times New Roman"/>
        </w:rPr>
        <w:t>a</w:t>
      </w:r>
      <w:r w:rsidRPr="3F5B2820">
        <w:rPr>
          <w:rFonts w:ascii="Times New Roman" w:eastAsia="Times New Roman" w:hAnsi="Times New Roman" w:cs="Times New Roman"/>
        </w:rPr>
        <w:t xml:space="preserve"> method that can facilitate</w:t>
      </w:r>
      <w:r w:rsidR="53DDF067" w:rsidRPr="3F5B2820">
        <w:rPr>
          <w:rFonts w:ascii="Times New Roman" w:eastAsia="Times New Roman" w:hAnsi="Times New Roman" w:cs="Times New Roman"/>
        </w:rPr>
        <w:t xml:space="preserve"> acceleration of model training by making use of pre-trained models fine-tuned for specific image-based analysis, this can improve the performance of </w:t>
      </w:r>
      <w:r w:rsidR="216D9C1B" w:rsidRPr="39E3D604">
        <w:rPr>
          <w:rFonts w:ascii="Times New Roman" w:eastAsia="Times New Roman" w:hAnsi="Times New Roman" w:cs="Times New Roman"/>
        </w:rPr>
        <w:t>models</w:t>
      </w:r>
      <w:r w:rsidR="216D9C1B" w:rsidRPr="3F5B2820">
        <w:rPr>
          <w:rFonts w:ascii="Times New Roman" w:eastAsia="Times New Roman" w:hAnsi="Times New Roman" w:cs="Times New Roman"/>
        </w:rPr>
        <w:t xml:space="preserve"> on smaller datasets.</w:t>
      </w:r>
    </w:p>
    <w:p w14:paraId="4E71788A" w14:textId="4766D413" w:rsidR="39E3D604" w:rsidRDefault="2B4F5B9D" w:rsidP="7D554336">
      <w:pPr>
        <w:pStyle w:val="ListParagraph"/>
        <w:spacing w:before="240" w:after="240"/>
        <w:rPr>
          <w:rFonts w:ascii="Times New Roman" w:eastAsia="Times New Roman" w:hAnsi="Times New Roman" w:cs="Times New Roman"/>
        </w:rPr>
      </w:pPr>
      <w:r w:rsidRPr="6AB9836A">
        <w:rPr>
          <w:rFonts w:ascii="Times New Roman" w:eastAsia="Times New Roman" w:hAnsi="Times New Roman" w:cs="Times New Roman"/>
        </w:rPr>
        <w:t xml:space="preserve">In addition, </w:t>
      </w:r>
      <w:proofErr w:type="spellStart"/>
      <w:r w:rsidRPr="6AB9836A">
        <w:rPr>
          <w:rFonts w:ascii="Times New Roman" w:eastAsia="Times New Roman" w:hAnsi="Times New Roman" w:cs="Times New Roman"/>
        </w:rPr>
        <w:t>AutoML</w:t>
      </w:r>
      <w:proofErr w:type="spellEnd"/>
      <w:r w:rsidRPr="6AB9836A">
        <w:rPr>
          <w:rFonts w:ascii="Times New Roman" w:eastAsia="Times New Roman" w:hAnsi="Times New Roman" w:cs="Times New Roman"/>
        </w:rPr>
        <w:t xml:space="preserve"> for Vision simplifies this process by automating the selection and optimization of models, thus making advanced image analysis accessible to clinicians without extensive ML expertise. </w:t>
      </w:r>
    </w:p>
    <w:p w14:paraId="56864DD9" w14:textId="28474BE3" w:rsidR="39E3D604" w:rsidRDefault="2B4F5B9D" w:rsidP="39E3D604">
      <w:pPr>
        <w:spacing w:before="240" w:after="240"/>
        <w:rPr>
          <w:rFonts w:ascii="Times New Roman" w:eastAsia="Times New Roman" w:hAnsi="Times New Roman" w:cs="Times New Roman"/>
        </w:rPr>
      </w:pPr>
      <w:r w:rsidRPr="6AB9836A">
        <w:rPr>
          <w:rFonts w:ascii="Times New Roman" w:eastAsia="Times New Roman" w:hAnsi="Times New Roman" w:cs="Times New Roman"/>
        </w:rPr>
        <w:t>These techniques will enhance diagnostic accuracy, accelerate the analysis process, and reduce the cognitive burden on radiologists to improve patient outcomes and workflow efficiency.</w:t>
      </w:r>
    </w:p>
    <w:p w14:paraId="31BB825D" w14:textId="0E27A1F3" w:rsidR="2EAA0311" w:rsidRDefault="3940A96E" w:rsidP="2EAA0311">
      <w:pPr>
        <w:spacing w:before="240" w:after="240"/>
        <w:rPr>
          <w:rFonts w:ascii="Times New Roman" w:eastAsia="Times New Roman" w:hAnsi="Times New Roman" w:cs="Times New Roman"/>
          <w:b/>
          <w:bCs/>
        </w:rPr>
      </w:pPr>
      <w:r w:rsidRPr="4F443166">
        <w:rPr>
          <w:rFonts w:ascii="Times New Roman" w:eastAsia="Times New Roman" w:hAnsi="Times New Roman" w:cs="Times New Roman"/>
          <w:b/>
          <w:bCs/>
        </w:rPr>
        <w:t>Disease outbreak Prediction:</w:t>
      </w:r>
    </w:p>
    <w:p w14:paraId="5B97A083" w14:textId="18DDDD2C" w:rsidR="31D3A3C7" w:rsidRPr="00D17C70" w:rsidRDefault="31D3A3C7" w:rsidP="100150F9">
      <w:pPr>
        <w:spacing w:before="240" w:after="240"/>
        <w:rPr>
          <w:rFonts w:ascii="Times New Roman" w:eastAsia="Times New Roman" w:hAnsi="Times New Roman" w:cs="Times New Roman"/>
        </w:rPr>
      </w:pPr>
      <w:r w:rsidRPr="00D17C70">
        <w:rPr>
          <w:rFonts w:ascii="Times New Roman" w:eastAsia="Times New Roman" w:hAnsi="Times New Roman" w:cs="Times New Roman"/>
        </w:rPr>
        <w:t>As we all saw in the wake of the COVID-19 pandemic</w:t>
      </w:r>
      <w:r w:rsidR="07A076FE" w:rsidRPr="00D17C70">
        <w:rPr>
          <w:rFonts w:ascii="Times New Roman" w:eastAsia="Times New Roman" w:hAnsi="Times New Roman" w:cs="Times New Roman"/>
        </w:rPr>
        <w:t>,</w:t>
      </w:r>
      <w:r w:rsidRPr="00D17C70">
        <w:rPr>
          <w:rFonts w:ascii="Times New Roman" w:eastAsia="Times New Roman" w:hAnsi="Times New Roman" w:cs="Times New Roman"/>
        </w:rPr>
        <w:t xml:space="preserve"> hospital and healthcare systems can be put under massive strain when disease outbreaks occur. Th</w:t>
      </w:r>
      <w:r w:rsidR="095DE4D7" w:rsidRPr="00D17C70">
        <w:rPr>
          <w:rFonts w:ascii="Times New Roman" w:eastAsia="Times New Roman" w:hAnsi="Times New Roman" w:cs="Times New Roman"/>
        </w:rPr>
        <w:t>ese events cannot always be prevented</w:t>
      </w:r>
      <w:r w:rsidR="6826E546" w:rsidRPr="00D17C70">
        <w:rPr>
          <w:rFonts w:ascii="Times New Roman" w:eastAsia="Times New Roman" w:hAnsi="Times New Roman" w:cs="Times New Roman"/>
        </w:rPr>
        <w:t>,</w:t>
      </w:r>
      <w:r w:rsidR="095DE4D7" w:rsidRPr="00D17C70">
        <w:rPr>
          <w:rFonts w:ascii="Times New Roman" w:eastAsia="Times New Roman" w:hAnsi="Times New Roman" w:cs="Times New Roman"/>
        </w:rPr>
        <w:t xml:space="preserve"> so being able to predict them and reduce their impact is critical to hospital infrastructure and patient care. ML models offer good predictive methodologies when trying to make these predictions such as:</w:t>
      </w:r>
    </w:p>
    <w:p w14:paraId="7F5F573F" w14:textId="40BD0103" w:rsidR="5373B2AE" w:rsidRPr="00D17C70" w:rsidRDefault="5373B2AE" w:rsidP="002E298C">
      <w:pPr>
        <w:pStyle w:val="ListParagraph"/>
        <w:numPr>
          <w:ilvl w:val="0"/>
          <w:numId w:val="51"/>
        </w:numPr>
        <w:spacing w:before="240" w:after="240"/>
        <w:rPr>
          <w:rFonts w:ascii="Times New Roman" w:eastAsia="Times New Roman" w:hAnsi="Times New Roman" w:cs="Times New Roman"/>
        </w:rPr>
      </w:pPr>
      <w:r w:rsidRPr="00D17C70">
        <w:rPr>
          <w:rFonts w:ascii="Times New Roman" w:eastAsia="Times New Roman" w:hAnsi="Times New Roman" w:cs="Times New Roman"/>
        </w:rPr>
        <w:t xml:space="preserve">Time Series forecasting to detect early changes in patient inflow from new and past diseases. This can </w:t>
      </w:r>
      <w:proofErr w:type="spellStart"/>
      <w:r w:rsidRPr="00D17C70">
        <w:rPr>
          <w:rFonts w:ascii="Times New Roman" w:eastAsia="Times New Roman" w:hAnsi="Times New Roman" w:cs="Times New Roman"/>
        </w:rPr>
        <w:t>provid</w:t>
      </w:r>
      <w:proofErr w:type="spellEnd"/>
      <w:r w:rsidRPr="00D17C70">
        <w:rPr>
          <w:rFonts w:ascii="Times New Roman" w:eastAsia="Times New Roman" w:hAnsi="Times New Roman" w:cs="Times New Roman"/>
        </w:rPr>
        <w:t xml:space="preserve"> </w:t>
      </w:r>
      <w:proofErr w:type="spellStart"/>
      <w:r w:rsidRPr="00D17C70">
        <w:rPr>
          <w:rFonts w:ascii="Times New Roman" w:eastAsia="Times New Roman" w:hAnsi="Times New Roman" w:cs="Times New Roman"/>
        </w:rPr>
        <w:t>MeddGGenius</w:t>
      </w:r>
      <w:proofErr w:type="spellEnd"/>
      <w:r w:rsidRPr="00D17C70">
        <w:rPr>
          <w:rFonts w:ascii="Times New Roman" w:eastAsia="Times New Roman" w:hAnsi="Times New Roman" w:cs="Times New Roman"/>
        </w:rPr>
        <w:t xml:space="preserve"> with the capability to quickly </w:t>
      </w:r>
      <w:r w:rsidR="376EC870" w:rsidRPr="00D17C70">
        <w:rPr>
          <w:rFonts w:ascii="Times New Roman" w:eastAsia="Times New Roman" w:hAnsi="Times New Roman" w:cs="Times New Roman"/>
        </w:rPr>
        <w:t>detect and respond to rapid increases in patient demand of resources and care with the proper resource application.</w:t>
      </w:r>
    </w:p>
    <w:p w14:paraId="22674D3B" w14:textId="1DA23345" w:rsidR="5373B2AE" w:rsidRPr="00D17C70" w:rsidRDefault="376EC870" w:rsidP="002E298C">
      <w:pPr>
        <w:pStyle w:val="ListParagraph"/>
        <w:numPr>
          <w:ilvl w:val="0"/>
          <w:numId w:val="51"/>
        </w:numPr>
        <w:spacing w:before="240" w:after="240"/>
        <w:rPr>
          <w:rFonts w:ascii="Times New Roman" w:eastAsia="Times New Roman" w:hAnsi="Times New Roman" w:cs="Times New Roman"/>
        </w:rPr>
      </w:pPr>
      <w:r w:rsidRPr="00D17C70">
        <w:rPr>
          <w:rFonts w:ascii="Times New Roman" w:eastAsia="Times New Roman" w:hAnsi="Times New Roman" w:cs="Times New Roman"/>
        </w:rPr>
        <w:t xml:space="preserve">Recurrent Neural Network implementation to track existing </w:t>
      </w:r>
      <w:r w:rsidR="1AD3E0DD" w:rsidRPr="00D17C70">
        <w:rPr>
          <w:rFonts w:ascii="Times New Roman" w:eastAsia="Times New Roman" w:hAnsi="Times New Roman" w:cs="Times New Roman"/>
        </w:rPr>
        <w:t xml:space="preserve">patient </w:t>
      </w:r>
      <w:r w:rsidR="13EE521F" w:rsidRPr="00D17C70">
        <w:rPr>
          <w:rFonts w:ascii="Times New Roman" w:eastAsia="Times New Roman" w:hAnsi="Times New Roman" w:cs="Times New Roman"/>
        </w:rPr>
        <w:t>health</w:t>
      </w:r>
      <w:r w:rsidRPr="00D17C70">
        <w:rPr>
          <w:rFonts w:ascii="Times New Roman" w:eastAsia="Times New Roman" w:hAnsi="Times New Roman" w:cs="Times New Roman"/>
        </w:rPr>
        <w:t xml:space="preserve"> </w:t>
      </w:r>
      <w:r w:rsidR="7725EFAD" w:rsidRPr="00D17C70">
        <w:rPr>
          <w:rFonts w:ascii="Times New Roman" w:eastAsia="Times New Roman" w:hAnsi="Times New Roman" w:cs="Times New Roman"/>
        </w:rPr>
        <w:t>document</w:t>
      </w:r>
      <w:r w:rsidR="2C341D48" w:rsidRPr="00D17C70">
        <w:rPr>
          <w:rFonts w:ascii="Times New Roman" w:eastAsia="Times New Roman" w:hAnsi="Times New Roman" w:cs="Times New Roman"/>
        </w:rPr>
        <w:t>ation</w:t>
      </w:r>
      <w:r w:rsidRPr="00D17C70">
        <w:rPr>
          <w:rFonts w:ascii="Times New Roman" w:eastAsia="Times New Roman" w:hAnsi="Times New Roman" w:cs="Times New Roman"/>
        </w:rPr>
        <w:t xml:space="preserve"> and critical response to outbreaks to prevent further spreading among </w:t>
      </w:r>
      <w:proofErr w:type="spellStart"/>
      <w:r w:rsidR="5BD5A202" w:rsidRPr="00D17C70">
        <w:rPr>
          <w:rFonts w:ascii="Times New Roman" w:eastAsia="Times New Roman" w:hAnsi="Times New Roman" w:cs="Times New Roman"/>
        </w:rPr>
        <w:t>MeddGGenius</w:t>
      </w:r>
      <w:proofErr w:type="spellEnd"/>
      <w:r w:rsidR="5BD5A202" w:rsidRPr="00D17C70">
        <w:rPr>
          <w:rFonts w:ascii="Times New Roman" w:eastAsia="Times New Roman" w:hAnsi="Times New Roman" w:cs="Times New Roman"/>
        </w:rPr>
        <w:t xml:space="preserve">’ hospital systems. </w:t>
      </w:r>
    </w:p>
    <w:p w14:paraId="7BAD7C99" w14:textId="31AEE2CD" w:rsidR="6AB9836A" w:rsidRDefault="6AB9836A" w:rsidP="6AB9836A">
      <w:pPr>
        <w:spacing w:before="240" w:after="240"/>
        <w:rPr>
          <w:rFonts w:ascii="Times New Roman" w:eastAsia="Times New Roman" w:hAnsi="Times New Roman" w:cs="Times New Roman"/>
          <w:b/>
          <w:bCs/>
        </w:rPr>
      </w:pPr>
    </w:p>
    <w:p w14:paraId="05A3FE11" w14:textId="2040394D" w:rsidR="3940A96E" w:rsidRDefault="3940A96E" w:rsidP="117D255B">
      <w:pPr>
        <w:spacing w:before="240" w:after="240"/>
        <w:rPr>
          <w:rFonts w:ascii="Times New Roman" w:eastAsia="Times New Roman" w:hAnsi="Times New Roman" w:cs="Times New Roman"/>
          <w:b/>
          <w:bCs/>
        </w:rPr>
      </w:pPr>
      <w:r w:rsidRPr="4F443166">
        <w:rPr>
          <w:rFonts w:ascii="Times New Roman" w:eastAsia="Times New Roman" w:hAnsi="Times New Roman" w:cs="Times New Roman"/>
          <w:b/>
          <w:bCs/>
        </w:rPr>
        <w:t>Surgical Outcome Prediction:</w:t>
      </w:r>
    </w:p>
    <w:p w14:paraId="07D33F2E" w14:textId="41829527" w:rsidR="3940A96E" w:rsidRPr="00D17C70" w:rsidRDefault="3940A96E" w:rsidP="4F443166">
      <w:pPr>
        <w:spacing w:before="240" w:after="240"/>
        <w:rPr>
          <w:rFonts w:ascii="Times New Roman" w:eastAsia="Times New Roman" w:hAnsi="Times New Roman" w:cs="Times New Roman"/>
        </w:rPr>
      </w:pPr>
      <w:r w:rsidRPr="00D17C70">
        <w:rPr>
          <w:rFonts w:ascii="Times New Roman" w:eastAsia="Times New Roman" w:hAnsi="Times New Roman" w:cs="Times New Roman"/>
        </w:rPr>
        <w:t>Given the improvement of ML technologies in image classification and deep learning tasks</w:t>
      </w:r>
      <w:r w:rsidR="0695E933" w:rsidRPr="00D17C70">
        <w:rPr>
          <w:rFonts w:ascii="Times New Roman" w:eastAsia="Times New Roman" w:hAnsi="Times New Roman" w:cs="Times New Roman"/>
        </w:rPr>
        <w:t>,</w:t>
      </w:r>
      <w:r w:rsidRPr="00D17C70">
        <w:rPr>
          <w:rFonts w:ascii="Times New Roman" w:eastAsia="Times New Roman" w:hAnsi="Times New Roman" w:cs="Times New Roman"/>
        </w:rPr>
        <w:t xml:space="preserve"> predicting and improving surgic</w:t>
      </w:r>
      <w:r w:rsidR="7AD6676D" w:rsidRPr="00D17C70">
        <w:rPr>
          <w:rFonts w:ascii="Times New Roman" w:eastAsia="Times New Roman" w:hAnsi="Times New Roman" w:cs="Times New Roman"/>
        </w:rPr>
        <w:t>a</w:t>
      </w:r>
      <w:r w:rsidRPr="00D17C70">
        <w:rPr>
          <w:rFonts w:ascii="Times New Roman" w:eastAsia="Times New Roman" w:hAnsi="Times New Roman" w:cs="Times New Roman"/>
        </w:rPr>
        <w:t>l out</w:t>
      </w:r>
      <w:r w:rsidR="7F87378D" w:rsidRPr="00D17C70">
        <w:rPr>
          <w:rFonts w:ascii="Times New Roman" w:eastAsia="Times New Roman" w:hAnsi="Times New Roman" w:cs="Times New Roman"/>
        </w:rPr>
        <w:t xml:space="preserve">comes is more feasible than it has been in the past. </w:t>
      </w:r>
      <w:r w:rsidR="51BC5808" w:rsidRPr="00D17C70">
        <w:rPr>
          <w:rFonts w:ascii="Times New Roman" w:eastAsia="Times New Roman" w:hAnsi="Times New Roman" w:cs="Times New Roman"/>
        </w:rPr>
        <w:t xml:space="preserve">Enabling Data Scientists with the </w:t>
      </w:r>
      <w:r w:rsidR="38EBDDC7" w:rsidRPr="00D17C70">
        <w:rPr>
          <w:rFonts w:ascii="Times New Roman" w:eastAsia="Times New Roman" w:hAnsi="Times New Roman" w:cs="Times New Roman"/>
        </w:rPr>
        <w:t>necessary</w:t>
      </w:r>
      <w:r w:rsidR="51BC5808" w:rsidRPr="00D17C70">
        <w:rPr>
          <w:rFonts w:ascii="Times New Roman" w:eastAsia="Times New Roman" w:hAnsi="Times New Roman" w:cs="Times New Roman"/>
        </w:rPr>
        <w:t xml:space="preserve"> data to predict and plan surgeries can lead to imp</w:t>
      </w:r>
      <w:r w:rsidR="166349C6" w:rsidRPr="00D17C70">
        <w:rPr>
          <w:rFonts w:ascii="Times New Roman" w:eastAsia="Times New Roman" w:hAnsi="Times New Roman" w:cs="Times New Roman"/>
        </w:rPr>
        <w:t>ro</w:t>
      </w:r>
      <w:r w:rsidR="51BC5808" w:rsidRPr="00D17C70">
        <w:rPr>
          <w:rFonts w:ascii="Times New Roman" w:eastAsia="Times New Roman" w:hAnsi="Times New Roman" w:cs="Times New Roman"/>
        </w:rPr>
        <w:t>ved patient ou</w:t>
      </w:r>
      <w:r w:rsidR="7E0B9004" w:rsidRPr="00D17C70">
        <w:rPr>
          <w:rFonts w:ascii="Times New Roman" w:eastAsia="Times New Roman" w:hAnsi="Times New Roman" w:cs="Times New Roman"/>
        </w:rPr>
        <w:t>tcomes and</w:t>
      </w:r>
      <w:r w:rsidR="51BC5808" w:rsidRPr="00D17C70">
        <w:rPr>
          <w:rFonts w:ascii="Times New Roman" w:eastAsia="Times New Roman" w:hAnsi="Times New Roman" w:cs="Times New Roman"/>
        </w:rPr>
        <w:t xml:space="preserve"> </w:t>
      </w:r>
      <w:r w:rsidR="7E0B9004" w:rsidRPr="00D17C70">
        <w:rPr>
          <w:rFonts w:ascii="Times New Roman" w:eastAsia="Times New Roman" w:hAnsi="Times New Roman" w:cs="Times New Roman"/>
        </w:rPr>
        <w:t>better healthcare strategies</w:t>
      </w:r>
      <w:r w:rsidR="0F1D3E56" w:rsidRPr="00D17C70">
        <w:rPr>
          <w:rFonts w:ascii="Times New Roman" w:eastAsia="Times New Roman" w:hAnsi="Times New Roman" w:cs="Times New Roman"/>
        </w:rPr>
        <w:t>. During the pre-planning phase of surgeries models can be trained to:</w:t>
      </w:r>
    </w:p>
    <w:p w14:paraId="087EE4C3" w14:textId="0D1246B4" w:rsidR="0F1D3E56" w:rsidRPr="00D17C70" w:rsidRDefault="0F1D3E56" w:rsidP="002E298C">
      <w:pPr>
        <w:pStyle w:val="ListParagraph"/>
        <w:numPr>
          <w:ilvl w:val="0"/>
          <w:numId w:val="31"/>
        </w:numPr>
        <w:spacing w:before="240" w:after="240"/>
        <w:rPr>
          <w:rFonts w:ascii="Times New Roman" w:eastAsia="Times New Roman" w:hAnsi="Times New Roman" w:cs="Times New Roman"/>
        </w:rPr>
      </w:pPr>
      <w:r w:rsidRPr="00D17C70">
        <w:rPr>
          <w:rFonts w:ascii="Times New Roman" w:eastAsia="Times New Roman" w:hAnsi="Times New Roman" w:cs="Times New Roman"/>
        </w:rPr>
        <w:t xml:space="preserve">Predict anomalies in diagnostic imaging before surgeries occur so that healthcare professionals are better prepared for </w:t>
      </w:r>
      <w:r w:rsidR="1D30FEDE" w:rsidRPr="00D17C70">
        <w:rPr>
          <w:rFonts w:ascii="Times New Roman" w:eastAsia="Times New Roman" w:hAnsi="Times New Roman" w:cs="Times New Roman"/>
        </w:rPr>
        <w:t>operating procedures and know exactly what the patient needs before going into surgery.</w:t>
      </w:r>
    </w:p>
    <w:p w14:paraId="2BE09630" w14:textId="5BABF4CE" w:rsidR="4FEEDF09" w:rsidRPr="00D17C70" w:rsidRDefault="1D30FEDE" w:rsidP="002E298C">
      <w:pPr>
        <w:pStyle w:val="ListParagraph"/>
        <w:numPr>
          <w:ilvl w:val="0"/>
          <w:numId w:val="31"/>
        </w:numPr>
        <w:spacing w:before="240" w:after="240"/>
        <w:rPr>
          <w:rFonts w:ascii="Times New Roman" w:eastAsia="Times New Roman" w:hAnsi="Times New Roman" w:cs="Times New Roman"/>
        </w:rPr>
      </w:pPr>
      <w:r w:rsidRPr="00D17C70">
        <w:rPr>
          <w:rFonts w:ascii="Times New Roman" w:eastAsia="Times New Roman" w:hAnsi="Times New Roman" w:cs="Times New Roman"/>
        </w:rPr>
        <w:t xml:space="preserve">Predict patient recovery times post-surgery given their prior history </w:t>
      </w:r>
      <w:r w:rsidR="5F7085C7" w:rsidRPr="00D17C70">
        <w:rPr>
          <w:rFonts w:ascii="Times New Roman" w:eastAsia="Times New Roman" w:hAnsi="Times New Roman" w:cs="Times New Roman"/>
        </w:rPr>
        <w:t>to improve and optimize patient outcomes. This will result in more cost savings due to less frequent errors during and after surgery based on more accurate diagnosis.</w:t>
      </w:r>
      <w:r w:rsidRPr="00D17C70">
        <w:rPr>
          <w:rFonts w:ascii="Times New Roman" w:eastAsia="Times New Roman" w:hAnsi="Times New Roman" w:cs="Times New Roman"/>
        </w:rPr>
        <w:t xml:space="preserve"> </w:t>
      </w:r>
    </w:p>
    <w:p w14:paraId="5134A03E" w14:textId="21262127" w:rsidR="3940A96E" w:rsidRDefault="3940A96E" w:rsidP="4F443166">
      <w:pPr>
        <w:spacing w:before="240" w:after="240"/>
        <w:rPr>
          <w:rFonts w:ascii="Times New Roman" w:eastAsia="Times New Roman" w:hAnsi="Times New Roman" w:cs="Times New Roman"/>
          <w:b/>
          <w:bCs/>
        </w:rPr>
      </w:pPr>
      <w:r w:rsidRPr="4F443166">
        <w:rPr>
          <w:rFonts w:ascii="Times New Roman" w:eastAsia="Times New Roman" w:hAnsi="Times New Roman" w:cs="Times New Roman"/>
          <w:b/>
          <w:bCs/>
        </w:rPr>
        <w:t>Operational Shortage Detection:</w:t>
      </w:r>
    </w:p>
    <w:p w14:paraId="3FFCDDE1" w14:textId="4DA6AEA6" w:rsidR="682C37D7" w:rsidRPr="00D17C70" w:rsidRDefault="5802CB01" w:rsidP="682C37D7">
      <w:pPr>
        <w:spacing w:before="240" w:after="240"/>
        <w:rPr>
          <w:rFonts w:ascii="Times New Roman" w:eastAsia="Times New Roman" w:hAnsi="Times New Roman" w:cs="Times New Roman"/>
        </w:rPr>
      </w:pPr>
      <w:r w:rsidRPr="00D17C70">
        <w:rPr>
          <w:rFonts w:ascii="Times New Roman" w:eastAsia="Times New Roman" w:hAnsi="Times New Roman" w:cs="Times New Roman"/>
        </w:rPr>
        <w:t xml:space="preserve">Operational shortages are a problem in many industries and in healthcare it is crucial to patient and staff operations. When data scientists are given the </w:t>
      </w:r>
      <w:r w:rsidR="4FDA46B7" w:rsidRPr="00D17C70">
        <w:rPr>
          <w:rFonts w:ascii="Times New Roman" w:eastAsia="Times New Roman" w:hAnsi="Times New Roman" w:cs="Times New Roman"/>
        </w:rPr>
        <w:t>necessary</w:t>
      </w:r>
      <w:r w:rsidRPr="00D17C70">
        <w:rPr>
          <w:rFonts w:ascii="Times New Roman" w:eastAsia="Times New Roman" w:hAnsi="Times New Roman" w:cs="Times New Roman"/>
        </w:rPr>
        <w:t xml:space="preserve"> data in a str</w:t>
      </w:r>
      <w:r w:rsidR="1100A7D1" w:rsidRPr="00D17C70">
        <w:rPr>
          <w:rFonts w:ascii="Times New Roman" w:eastAsia="Times New Roman" w:hAnsi="Times New Roman" w:cs="Times New Roman"/>
        </w:rPr>
        <w:t>e</w:t>
      </w:r>
      <w:r w:rsidRPr="00D17C70">
        <w:rPr>
          <w:rFonts w:ascii="Times New Roman" w:eastAsia="Times New Roman" w:hAnsi="Times New Roman" w:cs="Times New Roman"/>
        </w:rPr>
        <w:t>amlined manner it can lead</w:t>
      </w:r>
      <w:r w:rsidR="5184E948" w:rsidRPr="00D17C70">
        <w:rPr>
          <w:rFonts w:ascii="Times New Roman" w:eastAsia="Times New Roman" w:hAnsi="Times New Roman" w:cs="Times New Roman"/>
        </w:rPr>
        <w:t xml:space="preserve"> to better demand forecasting for more cost-efficient purchases.</w:t>
      </w:r>
      <w:r w:rsidR="74B58CBA" w:rsidRPr="00D17C70">
        <w:rPr>
          <w:rFonts w:ascii="Times New Roman" w:eastAsia="Times New Roman" w:hAnsi="Times New Roman" w:cs="Times New Roman"/>
        </w:rPr>
        <w:t xml:space="preserve"> Some methods that can be used here are:</w:t>
      </w:r>
    </w:p>
    <w:p w14:paraId="6B578027" w14:textId="13447AB1" w:rsidR="5B75E514" w:rsidRPr="00D17C70" w:rsidRDefault="74B58CBA" w:rsidP="002E298C">
      <w:pPr>
        <w:pStyle w:val="ListParagraph"/>
        <w:numPr>
          <w:ilvl w:val="0"/>
          <w:numId w:val="30"/>
        </w:numPr>
        <w:spacing w:before="240" w:after="240"/>
        <w:rPr>
          <w:rFonts w:ascii="Times New Roman" w:eastAsia="Times New Roman" w:hAnsi="Times New Roman" w:cs="Times New Roman"/>
        </w:rPr>
      </w:pPr>
      <w:r w:rsidRPr="00D17C70">
        <w:rPr>
          <w:rFonts w:ascii="Times New Roman" w:eastAsia="Times New Roman" w:hAnsi="Times New Roman" w:cs="Times New Roman"/>
        </w:rPr>
        <w:t xml:space="preserve">Time Series forecasting to detect seasonal changes in demand of hospital resources and systems so that managers can improve decision making and cost savings. </w:t>
      </w:r>
    </w:p>
    <w:p w14:paraId="7A1F7D16" w14:textId="056F4F2B" w:rsidR="79A03C82" w:rsidRPr="00754388" w:rsidRDefault="51FAA19D" w:rsidP="002E298C">
      <w:pPr>
        <w:pStyle w:val="ListParagraph"/>
        <w:numPr>
          <w:ilvl w:val="0"/>
          <w:numId w:val="30"/>
        </w:numPr>
        <w:spacing w:before="240" w:after="240"/>
        <w:rPr>
          <w:rFonts w:ascii="Times New Roman" w:eastAsia="Times New Roman" w:hAnsi="Times New Roman" w:cs="Times New Roman"/>
        </w:rPr>
      </w:pPr>
      <w:r w:rsidRPr="00D17C70">
        <w:rPr>
          <w:rFonts w:ascii="Times New Roman" w:eastAsia="Times New Roman" w:hAnsi="Times New Roman" w:cs="Times New Roman"/>
        </w:rPr>
        <w:t xml:space="preserve">Efficient </w:t>
      </w:r>
      <w:r w:rsidR="1E9C58E9" w:rsidRPr="00D17C70">
        <w:rPr>
          <w:rFonts w:ascii="Times New Roman" w:eastAsia="Times New Roman" w:hAnsi="Times New Roman" w:cs="Times New Roman"/>
        </w:rPr>
        <w:t>a</w:t>
      </w:r>
      <w:r w:rsidRPr="00D17C70">
        <w:rPr>
          <w:rFonts w:ascii="Times New Roman" w:eastAsia="Times New Roman" w:hAnsi="Times New Roman" w:cs="Times New Roman"/>
        </w:rPr>
        <w:t>nom</w:t>
      </w:r>
      <w:r w:rsidR="664A3CC9" w:rsidRPr="00D17C70">
        <w:rPr>
          <w:rFonts w:ascii="Times New Roman" w:eastAsia="Times New Roman" w:hAnsi="Times New Roman" w:cs="Times New Roman"/>
        </w:rPr>
        <w:t>a</w:t>
      </w:r>
      <w:r w:rsidRPr="00D17C70">
        <w:rPr>
          <w:rFonts w:ascii="Times New Roman" w:eastAsia="Times New Roman" w:hAnsi="Times New Roman" w:cs="Times New Roman"/>
        </w:rPr>
        <w:t xml:space="preserve">ly detection of shortages so that managers and </w:t>
      </w:r>
      <w:r w:rsidR="067885BF" w:rsidRPr="00D17C70">
        <w:rPr>
          <w:rFonts w:ascii="Times New Roman" w:eastAsia="Times New Roman" w:hAnsi="Times New Roman" w:cs="Times New Roman"/>
        </w:rPr>
        <w:t xml:space="preserve">employees can more rapidly respond to these challenges and </w:t>
      </w:r>
      <w:r w:rsidR="1F96D1B8" w:rsidRPr="00D17C70">
        <w:rPr>
          <w:rFonts w:ascii="Times New Roman" w:eastAsia="Times New Roman" w:hAnsi="Times New Roman" w:cs="Times New Roman"/>
        </w:rPr>
        <w:t>reduce downtime.</w:t>
      </w:r>
    </w:p>
    <w:p w14:paraId="180EDEE1" w14:textId="61CF7CB5" w:rsidR="79A03C82" w:rsidRDefault="79A03C82" w:rsidP="2F6AFE9C">
      <w:pPr>
        <w:spacing w:before="240" w:after="240"/>
        <w:rPr>
          <w:rFonts w:ascii="Times New Roman" w:eastAsia="Times New Roman" w:hAnsi="Times New Roman" w:cs="Times New Roman"/>
          <w:sz w:val="28"/>
          <w:szCs w:val="28"/>
          <w:u w:val="single"/>
        </w:rPr>
      </w:pPr>
      <w:r w:rsidRPr="357F5F75">
        <w:rPr>
          <w:rFonts w:ascii="Times New Roman" w:eastAsia="Times New Roman" w:hAnsi="Times New Roman" w:cs="Times New Roman"/>
          <w:sz w:val="28"/>
          <w:szCs w:val="28"/>
          <w:u w:val="single"/>
        </w:rPr>
        <w:t xml:space="preserve">Conclusion </w:t>
      </w:r>
      <w:r w:rsidR="2B131DCC" w:rsidRPr="357F5F75">
        <w:rPr>
          <w:rFonts w:ascii="Times New Roman" w:eastAsia="Times New Roman" w:hAnsi="Times New Roman" w:cs="Times New Roman"/>
          <w:sz w:val="28"/>
          <w:szCs w:val="28"/>
          <w:u w:val="single"/>
        </w:rPr>
        <w:t>Implementation Time and Roadmap:</w:t>
      </w:r>
    </w:p>
    <w:p w14:paraId="3C036B43" w14:textId="28982C94" w:rsidR="2B131DCC" w:rsidRDefault="2B131DCC" w:rsidP="2F6AFE9C">
      <w:pPr>
        <w:rPr>
          <w:rFonts w:ascii="Times New Roman" w:eastAsia="Times New Roman" w:hAnsi="Times New Roman" w:cs="Times New Roman"/>
        </w:rPr>
      </w:pPr>
      <w:r w:rsidRPr="2F6AFE9C">
        <w:rPr>
          <w:rFonts w:ascii="Times New Roman" w:eastAsia="Times New Roman" w:hAnsi="Times New Roman" w:cs="Times New Roman"/>
        </w:rPr>
        <w:t xml:space="preserve">Given the complexity of such a large data platform migration and challenges that can occur along the way, we propose a </w:t>
      </w:r>
      <w:r w:rsidR="04D0C0F6" w:rsidRPr="2F6AFE9C">
        <w:rPr>
          <w:rFonts w:ascii="Times New Roman" w:eastAsia="Times New Roman" w:hAnsi="Times New Roman" w:cs="Times New Roman"/>
        </w:rPr>
        <w:t xml:space="preserve">gradual strategic implementation. </w:t>
      </w:r>
      <w:r w:rsidR="55D37557" w:rsidRPr="2F6AFE9C">
        <w:rPr>
          <w:rFonts w:ascii="Times New Roman" w:eastAsia="Times New Roman" w:hAnsi="Times New Roman" w:cs="Times New Roman"/>
        </w:rPr>
        <w:t xml:space="preserve">Figure </w:t>
      </w:r>
      <w:r w:rsidR="192B0159" w:rsidRPr="20F1CBB3">
        <w:rPr>
          <w:rFonts w:ascii="Times New Roman" w:eastAsia="Times New Roman" w:hAnsi="Times New Roman" w:cs="Times New Roman"/>
        </w:rPr>
        <w:t>5</w:t>
      </w:r>
      <w:r w:rsidR="55D37557" w:rsidRPr="2F6AFE9C">
        <w:rPr>
          <w:rFonts w:ascii="Times New Roman" w:eastAsia="Times New Roman" w:hAnsi="Times New Roman" w:cs="Times New Roman"/>
        </w:rPr>
        <w:t xml:space="preserve"> b</w:t>
      </w:r>
      <w:r w:rsidR="04D0C0F6" w:rsidRPr="2F6AFE9C">
        <w:rPr>
          <w:rFonts w:ascii="Times New Roman" w:eastAsia="Times New Roman" w:hAnsi="Times New Roman" w:cs="Times New Roman"/>
        </w:rPr>
        <w:t xml:space="preserve">elow </w:t>
      </w:r>
      <w:r w:rsidR="3F313D92" w:rsidRPr="2F6AFE9C">
        <w:rPr>
          <w:rFonts w:ascii="Times New Roman" w:eastAsia="Times New Roman" w:hAnsi="Times New Roman" w:cs="Times New Roman"/>
        </w:rPr>
        <w:t>shows</w:t>
      </w:r>
      <w:r w:rsidR="04D0C0F6" w:rsidRPr="2F6AFE9C">
        <w:rPr>
          <w:rFonts w:ascii="Times New Roman" w:eastAsia="Times New Roman" w:hAnsi="Times New Roman" w:cs="Times New Roman"/>
        </w:rPr>
        <w:t xml:space="preserve"> an image of what </w:t>
      </w:r>
      <w:r w:rsidR="587DE066" w:rsidRPr="2F6AFE9C">
        <w:rPr>
          <w:rFonts w:ascii="Times New Roman" w:eastAsia="Times New Roman" w:hAnsi="Times New Roman" w:cs="Times New Roman"/>
        </w:rPr>
        <w:t>our proposed</w:t>
      </w:r>
      <w:r w:rsidR="04D0C0F6" w:rsidRPr="2F6AFE9C">
        <w:rPr>
          <w:rFonts w:ascii="Times New Roman" w:eastAsia="Times New Roman" w:hAnsi="Times New Roman" w:cs="Times New Roman"/>
        </w:rPr>
        <w:t xml:space="preserve"> roadmap looks like in a general sense.</w:t>
      </w:r>
    </w:p>
    <w:p w14:paraId="1302D3DD" w14:textId="2759A779" w:rsidR="2F6AFE9C" w:rsidRDefault="2F6AFE9C" w:rsidP="2F6AFE9C">
      <w:pPr>
        <w:rPr>
          <w:rFonts w:ascii="Times New Roman" w:eastAsia="Times New Roman" w:hAnsi="Times New Roman" w:cs="Times New Roman"/>
        </w:rPr>
      </w:pPr>
    </w:p>
    <w:p w14:paraId="10EA547D" w14:textId="567B77B8" w:rsidR="20ACD281" w:rsidRDefault="20ACD281" w:rsidP="2F6AFE9C">
      <w:pPr>
        <w:rPr>
          <w:rFonts w:ascii="Times New Roman" w:eastAsia="Times New Roman" w:hAnsi="Times New Roman" w:cs="Times New Roman"/>
          <w:i/>
          <w:iCs/>
        </w:rPr>
      </w:pPr>
      <w:r w:rsidRPr="2F6AFE9C">
        <w:rPr>
          <w:rFonts w:ascii="Times New Roman" w:eastAsia="Times New Roman" w:hAnsi="Times New Roman" w:cs="Times New Roman"/>
          <w:i/>
          <w:iCs/>
        </w:rPr>
        <w:t xml:space="preserve">Figure </w:t>
      </w:r>
      <w:r w:rsidR="7AF2A78B" w:rsidRPr="310D5A22">
        <w:rPr>
          <w:rFonts w:ascii="Times New Roman" w:eastAsia="Times New Roman" w:hAnsi="Times New Roman" w:cs="Times New Roman"/>
          <w:i/>
          <w:iCs/>
        </w:rPr>
        <w:t>5</w:t>
      </w:r>
      <w:r w:rsidR="698DC8E6" w:rsidRPr="2F6AFE9C">
        <w:rPr>
          <w:rFonts w:ascii="Times New Roman" w:eastAsia="Times New Roman" w:hAnsi="Times New Roman" w:cs="Times New Roman"/>
          <w:i/>
          <w:iCs/>
        </w:rPr>
        <w:t>: Implementation Roadmap</w:t>
      </w:r>
    </w:p>
    <w:p w14:paraId="10C8608D" w14:textId="51254A64" w:rsidR="2F6AFE9C" w:rsidRDefault="1A3DE243" w:rsidP="2F6AFE9C">
      <w:r>
        <w:rPr>
          <w:noProof/>
        </w:rPr>
        <w:drawing>
          <wp:inline distT="0" distB="0" distL="0" distR="0" wp14:anchorId="1C0616B3" wp14:editId="591D2DAE">
            <wp:extent cx="5268056" cy="2767071"/>
            <wp:effectExtent l="0" t="0" r="0" b="0"/>
            <wp:docPr id="1723104371" name="Picture 1723104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3104371"/>
                    <pic:cNvPicPr/>
                  </pic:nvPicPr>
                  <pic:blipFill>
                    <a:blip r:embed="rId11">
                      <a:extLst>
                        <a:ext uri="{28A0092B-C50C-407E-A947-70E740481C1C}">
                          <a14:useLocalDpi xmlns:a14="http://schemas.microsoft.com/office/drawing/2010/main" val="0"/>
                        </a:ext>
                      </a:extLst>
                    </a:blip>
                    <a:stretch>
                      <a:fillRect/>
                    </a:stretch>
                  </pic:blipFill>
                  <pic:spPr>
                    <a:xfrm>
                      <a:off x="0" y="0"/>
                      <a:ext cx="5268056" cy="2767071"/>
                    </a:xfrm>
                    <a:prstGeom prst="rect">
                      <a:avLst/>
                    </a:prstGeom>
                  </pic:spPr>
                </pic:pic>
              </a:graphicData>
            </a:graphic>
          </wp:inline>
        </w:drawing>
      </w:r>
    </w:p>
    <w:p w14:paraId="28D8389B" w14:textId="14012528" w:rsidR="2F6AFE9C" w:rsidRDefault="2F6AFE9C" w:rsidP="2F6AFE9C"/>
    <w:p w14:paraId="18849C74" w14:textId="3C01D28B" w:rsidR="74CCA6ED" w:rsidRDefault="74CCA6ED" w:rsidP="74CCA6ED">
      <w:pPr>
        <w:rPr>
          <w:rFonts w:ascii="Times New Roman" w:eastAsia="Times New Roman" w:hAnsi="Times New Roman" w:cs="Times New Roman"/>
          <w:b/>
          <w:bCs/>
        </w:rPr>
      </w:pPr>
    </w:p>
    <w:p w14:paraId="77DC54BD" w14:textId="0E15092A" w:rsidR="698DC8E6" w:rsidRDefault="698DC8E6" w:rsidP="2F6AFE9C">
      <w:pPr>
        <w:rPr>
          <w:rFonts w:ascii="Times New Roman" w:eastAsia="Times New Roman" w:hAnsi="Times New Roman" w:cs="Times New Roman"/>
          <w:b/>
          <w:bCs/>
        </w:rPr>
      </w:pPr>
      <w:r w:rsidRPr="2F6AFE9C">
        <w:rPr>
          <w:rFonts w:ascii="Times New Roman" w:eastAsia="Times New Roman" w:hAnsi="Times New Roman" w:cs="Times New Roman"/>
          <w:b/>
          <w:bCs/>
        </w:rPr>
        <w:t>Vision Alignment and Strategic Planning</w:t>
      </w:r>
      <w:r w:rsidR="5AA47907" w:rsidRPr="2F6AFE9C">
        <w:rPr>
          <w:rFonts w:ascii="Times New Roman" w:eastAsia="Times New Roman" w:hAnsi="Times New Roman" w:cs="Times New Roman"/>
          <w:b/>
          <w:bCs/>
        </w:rPr>
        <w:t xml:space="preserve"> </w:t>
      </w:r>
      <w:r w:rsidR="441FE2E8" w:rsidRPr="2F6AFE9C">
        <w:rPr>
          <w:rFonts w:ascii="Times New Roman" w:eastAsia="Times New Roman" w:hAnsi="Times New Roman" w:cs="Times New Roman"/>
          <w:b/>
          <w:bCs/>
        </w:rPr>
        <w:t>(1</w:t>
      </w:r>
      <w:r w:rsidR="4F197849" w:rsidRPr="2F6AFE9C">
        <w:rPr>
          <w:rFonts w:ascii="Times New Roman" w:eastAsia="Times New Roman" w:hAnsi="Times New Roman" w:cs="Times New Roman"/>
          <w:b/>
          <w:bCs/>
        </w:rPr>
        <w:t>.5</w:t>
      </w:r>
      <w:r w:rsidR="441FE2E8" w:rsidRPr="2F6AFE9C">
        <w:rPr>
          <w:rFonts w:ascii="Times New Roman" w:eastAsia="Times New Roman" w:hAnsi="Times New Roman" w:cs="Times New Roman"/>
          <w:b/>
          <w:bCs/>
        </w:rPr>
        <w:t xml:space="preserve"> month</w:t>
      </w:r>
      <w:r w:rsidR="4FEC5C61" w:rsidRPr="2F6AFE9C">
        <w:rPr>
          <w:rFonts w:ascii="Times New Roman" w:eastAsia="Times New Roman" w:hAnsi="Times New Roman" w:cs="Times New Roman"/>
          <w:b/>
          <w:bCs/>
        </w:rPr>
        <w:t>s</w:t>
      </w:r>
      <w:r w:rsidR="441FE2E8" w:rsidRPr="2F6AFE9C">
        <w:rPr>
          <w:rFonts w:ascii="Times New Roman" w:eastAsia="Times New Roman" w:hAnsi="Times New Roman" w:cs="Times New Roman"/>
          <w:b/>
          <w:bCs/>
        </w:rPr>
        <w:t>)</w:t>
      </w:r>
      <w:r w:rsidRPr="2F6AFE9C">
        <w:rPr>
          <w:rFonts w:ascii="Times New Roman" w:eastAsia="Times New Roman" w:hAnsi="Times New Roman" w:cs="Times New Roman"/>
          <w:b/>
          <w:bCs/>
        </w:rPr>
        <w:t>:</w:t>
      </w:r>
    </w:p>
    <w:p w14:paraId="3AE3E002" w14:textId="61004061" w:rsidR="698DC8E6" w:rsidRDefault="698DC8E6" w:rsidP="2F6AFE9C">
      <w:pPr>
        <w:rPr>
          <w:rFonts w:ascii="Times New Roman" w:eastAsia="Times New Roman" w:hAnsi="Times New Roman" w:cs="Times New Roman"/>
        </w:rPr>
      </w:pPr>
      <w:r w:rsidRPr="2F6AFE9C">
        <w:rPr>
          <w:rFonts w:ascii="Times New Roman" w:eastAsia="Times New Roman" w:hAnsi="Times New Roman" w:cs="Times New Roman"/>
        </w:rPr>
        <w:t>Outside of our team,</w:t>
      </w:r>
      <w:r w:rsidR="43C9F62E" w:rsidRPr="2F6AFE9C">
        <w:rPr>
          <w:rFonts w:ascii="Times New Roman" w:eastAsia="Times New Roman" w:hAnsi="Times New Roman" w:cs="Times New Roman"/>
        </w:rPr>
        <w:t xml:space="preserve"> </w:t>
      </w:r>
      <w:r w:rsidRPr="2F6AFE9C">
        <w:rPr>
          <w:rFonts w:ascii="Times New Roman" w:eastAsia="Times New Roman" w:hAnsi="Times New Roman" w:cs="Times New Roman"/>
        </w:rPr>
        <w:t xml:space="preserve">prior to full implementation we propose having a meeting with the designated team stakeholders outside of the data pipeline to fully assess the needs of each part of the organization. </w:t>
      </w:r>
      <w:r w:rsidR="7B5282DD" w:rsidRPr="2F6AFE9C">
        <w:rPr>
          <w:rFonts w:ascii="Times New Roman" w:eastAsia="Times New Roman" w:hAnsi="Times New Roman" w:cs="Times New Roman"/>
        </w:rPr>
        <w:t xml:space="preserve">This step is crucial to the overall development of the required pipelines and given our proposal, changes can be made as necessary to accommodate the </w:t>
      </w:r>
      <w:r w:rsidR="4E6A09F7" w:rsidRPr="2F6AFE9C">
        <w:rPr>
          <w:rFonts w:ascii="Times New Roman" w:eastAsia="Times New Roman" w:hAnsi="Times New Roman" w:cs="Times New Roman"/>
        </w:rPr>
        <w:t xml:space="preserve">vision alignment and strategic initiatives of </w:t>
      </w:r>
      <w:proofErr w:type="spellStart"/>
      <w:r w:rsidR="4E6A09F7" w:rsidRPr="4637A93D">
        <w:rPr>
          <w:rFonts w:ascii="Times New Roman" w:eastAsia="Times New Roman" w:hAnsi="Times New Roman" w:cs="Times New Roman"/>
        </w:rPr>
        <w:t>Med</w:t>
      </w:r>
      <w:r w:rsidR="711BC44E" w:rsidRPr="4637A93D">
        <w:rPr>
          <w:rFonts w:ascii="Times New Roman" w:eastAsia="Times New Roman" w:hAnsi="Times New Roman" w:cs="Times New Roman"/>
        </w:rPr>
        <w:t>d</w:t>
      </w:r>
      <w:r w:rsidR="4E6A09F7" w:rsidRPr="4637A93D">
        <w:rPr>
          <w:rFonts w:ascii="Times New Roman" w:eastAsia="Times New Roman" w:hAnsi="Times New Roman" w:cs="Times New Roman"/>
        </w:rPr>
        <w:t>GGenius</w:t>
      </w:r>
      <w:proofErr w:type="spellEnd"/>
      <w:r w:rsidR="4E6A09F7" w:rsidRPr="4637A93D">
        <w:rPr>
          <w:rFonts w:ascii="Times New Roman" w:eastAsia="Times New Roman" w:hAnsi="Times New Roman" w:cs="Times New Roman"/>
        </w:rPr>
        <w:t>.</w:t>
      </w:r>
      <w:r w:rsidR="7EFF04E8" w:rsidRPr="2F6AFE9C">
        <w:rPr>
          <w:rFonts w:ascii="Times New Roman" w:eastAsia="Times New Roman" w:hAnsi="Times New Roman" w:cs="Times New Roman"/>
        </w:rPr>
        <w:t xml:space="preserve"> Cost, capacity and consistency are critical at th</w:t>
      </w:r>
      <w:r w:rsidR="10B622E1" w:rsidRPr="2F6AFE9C">
        <w:rPr>
          <w:rFonts w:ascii="Times New Roman" w:eastAsia="Times New Roman" w:hAnsi="Times New Roman" w:cs="Times New Roman"/>
        </w:rPr>
        <w:t xml:space="preserve">is </w:t>
      </w:r>
      <w:r w:rsidR="7EFF04E8" w:rsidRPr="2F6AFE9C">
        <w:rPr>
          <w:rFonts w:ascii="Times New Roman" w:eastAsia="Times New Roman" w:hAnsi="Times New Roman" w:cs="Times New Roman"/>
        </w:rPr>
        <w:t>juncture</w:t>
      </w:r>
      <w:r w:rsidR="51DB7823" w:rsidRPr="2F6AFE9C">
        <w:rPr>
          <w:rFonts w:ascii="Times New Roman" w:eastAsia="Times New Roman" w:hAnsi="Times New Roman" w:cs="Times New Roman"/>
        </w:rPr>
        <w:t>,</w:t>
      </w:r>
      <w:r w:rsidR="7EFF04E8" w:rsidRPr="2F6AFE9C">
        <w:rPr>
          <w:rFonts w:ascii="Times New Roman" w:eastAsia="Times New Roman" w:hAnsi="Times New Roman" w:cs="Times New Roman"/>
        </w:rPr>
        <w:t xml:space="preserve"> and we want to make sure all bases are covered prior to beginning the transition.</w:t>
      </w:r>
      <w:r w:rsidR="53BEDE08" w:rsidRPr="2F6AFE9C">
        <w:rPr>
          <w:rFonts w:ascii="Times New Roman" w:eastAsia="Times New Roman" w:hAnsi="Times New Roman" w:cs="Times New Roman"/>
        </w:rPr>
        <w:t xml:space="preserve"> Given the importance of cross-functional alignment, the meetings will serve to identify and necessary adjustments early in the process. </w:t>
      </w:r>
    </w:p>
    <w:p w14:paraId="12A6C624" w14:textId="1F21039A" w:rsidR="2ED4B306" w:rsidRDefault="2ED4B306" w:rsidP="2F6AFE9C">
      <w:pPr>
        <w:rPr>
          <w:rFonts w:ascii="Times New Roman" w:eastAsia="Times New Roman" w:hAnsi="Times New Roman" w:cs="Times New Roman"/>
        </w:rPr>
      </w:pPr>
      <w:r w:rsidRPr="2F6AFE9C">
        <w:rPr>
          <w:rFonts w:ascii="Times New Roman" w:eastAsia="Times New Roman" w:hAnsi="Times New Roman" w:cs="Times New Roman"/>
        </w:rPr>
        <w:t xml:space="preserve">To allow sufficient time for scheduling, </w:t>
      </w:r>
      <w:r w:rsidR="38FD2FB3" w:rsidRPr="2F6AFE9C">
        <w:rPr>
          <w:rFonts w:ascii="Times New Roman" w:eastAsia="Times New Roman" w:hAnsi="Times New Roman" w:cs="Times New Roman"/>
        </w:rPr>
        <w:t>discussions,</w:t>
      </w:r>
      <w:r w:rsidRPr="2F6AFE9C">
        <w:rPr>
          <w:rFonts w:ascii="Times New Roman" w:eastAsia="Times New Roman" w:hAnsi="Times New Roman" w:cs="Times New Roman"/>
        </w:rPr>
        <w:t xml:space="preserve"> and feedback incorporation we suggest completing this phase over the next six weeks. We also want to </w:t>
      </w:r>
      <w:r w:rsidR="1AEB73F1" w:rsidRPr="2F6AFE9C">
        <w:rPr>
          <w:rFonts w:ascii="Times New Roman" w:eastAsia="Times New Roman" w:hAnsi="Times New Roman" w:cs="Times New Roman"/>
        </w:rPr>
        <w:t xml:space="preserve">propose that each meeting keeps adequate documentation, stakeholder input and a risk assessment so that all bases are covered prior to beginning implementation. </w:t>
      </w:r>
    </w:p>
    <w:p w14:paraId="7F59CB2D" w14:textId="7620592F" w:rsidR="2F6AFE9C" w:rsidRDefault="2F6AFE9C" w:rsidP="2F6AFE9C">
      <w:pPr>
        <w:rPr>
          <w:rFonts w:ascii="Times New Roman" w:eastAsia="Times New Roman" w:hAnsi="Times New Roman" w:cs="Times New Roman"/>
        </w:rPr>
      </w:pPr>
    </w:p>
    <w:p w14:paraId="243E949B" w14:textId="2426C94F" w:rsidR="3AEB770E" w:rsidRDefault="3AEB770E" w:rsidP="2F6AFE9C">
      <w:pPr>
        <w:rPr>
          <w:rFonts w:ascii="Times New Roman" w:eastAsia="Times New Roman" w:hAnsi="Times New Roman" w:cs="Times New Roman"/>
        </w:rPr>
      </w:pPr>
      <w:r w:rsidRPr="2F6AFE9C">
        <w:rPr>
          <w:rFonts w:ascii="Times New Roman" w:eastAsia="Times New Roman" w:hAnsi="Times New Roman" w:cs="Times New Roman"/>
          <w:b/>
          <w:bCs/>
        </w:rPr>
        <w:t>Architectural Design and Blueprinting</w:t>
      </w:r>
      <w:r w:rsidR="4C88AA4A" w:rsidRPr="2F6AFE9C">
        <w:rPr>
          <w:rFonts w:ascii="Times New Roman" w:eastAsia="Times New Roman" w:hAnsi="Times New Roman" w:cs="Times New Roman"/>
          <w:b/>
          <w:bCs/>
        </w:rPr>
        <w:t xml:space="preserve"> (</w:t>
      </w:r>
      <w:r w:rsidR="06E9646B" w:rsidRPr="2F6AFE9C">
        <w:rPr>
          <w:rFonts w:ascii="Times New Roman" w:eastAsia="Times New Roman" w:hAnsi="Times New Roman" w:cs="Times New Roman"/>
          <w:b/>
          <w:bCs/>
        </w:rPr>
        <w:t>3</w:t>
      </w:r>
      <w:r w:rsidR="4C88AA4A" w:rsidRPr="2F6AFE9C">
        <w:rPr>
          <w:rFonts w:ascii="Times New Roman" w:eastAsia="Times New Roman" w:hAnsi="Times New Roman" w:cs="Times New Roman"/>
          <w:b/>
          <w:bCs/>
        </w:rPr>
        <w:t xml:space="preserve"> months)</w:t>
      </w:r>
      <w:r w:rsidRPr="2F6AFE9C">
        <w:rPr>
          <w:rFonts w:ascii="Times New Roman" w:eastAsia="Times New Roman" w:hAnsi="Times New Roman" w:cs="Times New Roman"/>
          <w:b/>
          <w:bCs/>
        </w:rPr>
        <w:t>:</w:t>
      </w:r>
    </w:p>
    <w:p w14:paraId="478EFDE8" w14:textId="59274F98" w:rsidR="2A6BB2F1" w:rsidRDefault="2A6BB2F1" w:rsidP="2F6AFE9C">
      <w:pPr>
        <w:rPr>
          <w:rFonts w:ascii="Times New Roman" w:eastAsia="Times New Roman" w:hAnsi="Times New Roman" w:cs="Times New Roman"/>
        </w:rPr>
      </w:pPr>
      <w:r w:rsidRPr="2F6AFE9C">
        <w:rPr>
          <w:rFonts w:ascii="Times New Roman" w:eastAsia="Times New Roman" w:hAnsi="Times New Roman" w:cs="Times New Roman"/>
        </w:rPr>
        <w:t xml:space="preserve">After management has time to review our proposal and come up with the </w:t>
      </w:r>
      <w:r w:rsidR="6E3CEC7C" w:rsidRPr="2F6AFE9C">
        <w:rPr>
          <w:rFonts w:ascii="Times New Roman" w:eastAsia="Times New Roman" w:hAnsi="Times New Roman" w:cs="Times New Roman"/>
        </w:rPr>
        <w:t>necessary</w:t>
      </w:r>
      <w:r w:rsidRPr="2F6AFE9C">
        <w:rPr>
          <w:rFonts w:ascii="Times New Roman" w:eastAsia="Times New Roman" w:hAnsi="Times New Roman" w:cs="Times New Roman"/>
        </w:rPr>
        <w:t xml:space="preserve"> changes to ensure all storage, processing, </w:t>
      </w:r>
      <w:r w:rsidR="6A60128D" w:rsidRPr="2F6AFE9C">
        <w:rPr>
          <w:rFonts w:ascii="Times New Roman" w:eastAsia="Times New Roman" w:hAnsi="Times New Roman" w:cs="Times New Roman"/>
        </w:rPr>
        <w:t>cost,</w:t>
      </w:r>
      <w:r w:rsidRPr="2F6AFE9C">
        <w:rPr>
          <w:rFonts w:ascii="Times New Roman" w:eastAsia="Times New Roman" w:hAnsi="Times New Roman" w:cs="Times New Roman"/>
        </w:rPr>
        <w:t xml:space="preserve"> and infrastructural needs are met</w:t>
      </w:r>
      <w:r w:rsidR="79A69D10" w:rsidRPr="2F6AFE9C">
        <w:rPr>
          <w:rFonts w:ascii="Times New Roman" w:eastAsia="Times New Roman" w:hAnsi="Times New Roman" w:cs="Times New Roman"/>
        </w:rPr>
        <w:t xml:space="preserve">, we propose a final planning to get a final architectural plan created prior to implementation. </w:t>
      </w:r>
      <w:r w:rsidR="21E9C696" w:rsidRPr="2F6AFE9C">
        <w:rPr>
          <w:rFonts w:ascii="Times New Roman" w:eastAsia="Times New Roman" w:hAnsi="Times New Roman" w:cs="Times New Roman"/>
        </w:rPr>
        <w:t xml:space="preserve">This proposal is a draft, and we want to ensure that changes are made to ensure a smooth transition from our current </w:t>
      </w:r>
      <w:proofErr w:type="spellStart"/>
      <w:r w:rsidR="21E9C696" w:rsidRPr="2F6AFE9C">
        <w:rPr>
          <w:rFonts w:ascii="Times New Roman" w:eastAsia="Times New Roman" w:hAnsi="Times New Roman" w:cs="Times New Roman"/>
        </w:rPr>
        <w:t>Terradata</w:t>
      </w:r>
      <w:proofErr w:type="spellEnd"/>
      <w:r w:rsidR="21E9C696" w:rsidRPr="2F6AFE9C">
        <w:rPr>
          <w:rFonts w:ascii="Times New Roman" w:eastAsia="Times New Roman" w:hAnsi="Times New Roman" w:cs="Times New Roman"/>
        </w:rPr>
        <w:t xml:space="preserve"> platform. </w:t>
      </w:r>
      <w:r w:rsidR="3B279E30" w:rsidRPr="2F6AFE9C">
        <w:rPr>
          <w:rFonts w:ascii="Times New Roman" w:eastAsia="Times New Roman" w:hAnsi="Times New Roman" w:cs="Times New Roman"/>
        </w:rPr>
        <w:t xml:space="preserve">Another key reason we propose this portion is so that all teams that will be involved in the data transition can be ready and equipped with the </w:t>
      </w:r>
      <w:r w:rsidR="79587A92" w:rsidRPr="2F6AFE9C">
        <w:rPr>
          <w:rFonts w:ascii="Times New Roman" w:eastAsia="Times New Roman" w:hAnsi="Times New Roman" w:cs="Times New Roman"/>
        </w:rPr>
        <w:t>necessary</w:t>
      </w:r>
      <w:r w:rsidR="3B279E30" w:rsidRPr="2F6AFE9C">
        <w:rPr>
          <w:rFonts w:ascii="Times New Roman" w:eastAsia="Times New Roman" w:hAnsi="Times New Roman" w:cs="Times New Roman"/>
        </w:rPr>
        <w:t xml:space="preserve"> diagrams and infrastructural changes that will be made along with potential </w:t>
      </w:r>
      <w:r w:rsidR="51AB15AB" w:rsidRPr="2F6AFE9C">
        <w:rPr>
          <w:rFonts w:ascii="Times New Roman" w:eastAsia="Times New Roman" w:hAnsi="Times New Roman" w:cs="Times New Roman"/>
        </w:rPr>
        <w:t xml:space="preserve">challenges that could arise in the process. </w:t>
      </w:r>
      <w:r w:rsidR="1E04B6A5" w:rsidRPr="2F6AFE9C">
        <w:rPr>
          <w:rFonts w:ascii="Times New Roman" w:eastAsia="Times New Roman" w:hAnsi="Times New Roman" w:cs="Times New Roman"/>
        </w:rPr>
        <w:t>We propose submitting a proof of concept alongside the documentation passed throughout the organization to increase the likelihood</w:t>
      </w:r>
      <w:r w:rsidR="52279EA9" w:rsidRPr="2F6AFE9C">
        <w:rPr>
          <w:rFonts w:ascii="Times New Roman" w:eastAsia="Times New Roman" w:hAnsi="Times New Roman" w:cs="Times New Roman"/>
        </w:rPr>
        <w:t xml:space="preserve"> of</w:t>
      </w:r>
      <w:r w:rsidR="773C4660" w:rsidRPr="2F6AFE9C">
        <w:rPr>
          <w:rFonts w:ascii="Times New Roman" w:eastAsia="Times New Roman" w:hAnsi="Times New Roman" w:cs="Times New Roman"/>
        </w:rPr>
        <w:t xml:space="preserve"> bigger buy-in and understanding across the key departments such as data engineering, analytics, customer service, on premise staff and managers.</w:t>
      </w:r>
      <w:r w:rsidR="07978F5E" w:rsidRPr="2F6AFE9C">
        <w:rPr>
          <w:rFonts w:ascii="Times New Roman" w:eastAsia="Times New Roman" w:hAnsi="Times New Roman" w:cs="Times New Roman"/>
        </w:rPr>
        <w:t xml:space="preserve"> It </w:t>
      </w:r>
      <w:r w:rsidR="1C6E45F3" w:rsidRPr="2F6AFE9C">
        <w:rPr>
          <w:rFonts w:ascii="Times New Roman" w:eastAsia="Times New Roman" w:hAnsi="Times New Roman" w:cs="Times New Roman"/>
        </w:rPr>
        <w:t>will also</w:t>
      </w:r>
      <w:r w:rsidR="07978F5E" w:rsidRPr="2F6AFE9C">
        <w:rPr>
          <w:rFonts w:ascii="Times New Roman" w:eastAsia="Times New Roman" w:hAnsi="Times New Roman" w:cs="Times New Roman"/>
        </w:rPr>
        <w:t xml:space="preserve"> </w:t>
      </w:r>
      <w:r w:rsidR="0E3E6321" w:rsidRPr="2F6AFE9C">
        <w:rPr>
          <w:rFonts w:ascii="Times New Roman" w:eastAsia="Times New Roman" w:hAnsi="Times New Roman" w:cs="Times New Roman"/>
        </w:rPr>
        <w:t>give</w:t>
      </w:r>
      <w:r w:rsidR="07978F5E" w:rsidRPr="2F6AFE9C">
        <w:rPr>
          <w:rFonts w:ascii="Times New Roman" w:eastAsia="Times New Roman" w:hAnsi="Times New Roman" w:cs="Times New Roman"/>
        </w:rPr>
        <w:t xml:space="preserve"> HR </w:t>
      </w:r>
      <w:r w:rsidR="21E525C0" w:rsidRPr="2F6AFE9C">
        <w:rPr>
          <w:rFonts w:ascii="Times New Roman" w:eastAsia="Times New Roman" w:hAnsi="Times New Roman" w:cs="Times New Roman"/>
        </w:rPr>
        <w:t xml:space="preserve">proper notice </w:t>
      </w:r>
      <w:r w:rsidR="07978F5E" w:rsidRPr="2F6AFE9C">
        <w:rPr>
          <w:rFonts w:ascii="Times New Roman" w:eastAsia="Times New Roman" w:hAnsi="Times New Roman" w:cs="Times New Roman"/>
        </w:rPr>
        <w:t xml:space="preserve">to ensure that any new staffing is prepared for when new analytical possibilities and ML options are fully </w:t>
      </w:r>
      <w:r w:rsidR="3255874A" w:rsidRPr="2F6AFE9C">
        <w:rPr>
          <w:rFonts w:ascii="Times New Roman" w:eastAsia="Times New Roman" w:hAnsi="Times New Roman" w:cs="Times New Roman"/>
        </w:rPr>
        <w:t>implemented</w:t>
      </w:r>
      <w:r w:rsidR="1F0E4740" w:rsidRPr="2F6AFE9C">
        <w:rPr>
          <w:rFonts w:ascii="Times New Roman" w:eastAsia="Times New Roman" w:hAnsi="Times New Roman" w:cs="Times New Roman"/>
        </w:rPr>
        <w:t xml:space="preserve">. </w:t>
      </w:r>
      <w:r w:rsidR="00911545" w:rsidRPr="00911545">
        <w:rPr>
          <w:rFonts w:ascii="Times New Roman" w:eastAsia="Times New Roman" w:hAnsi="Times New Roman" w:cs="Times New Roman"/>
          <w:b/>
          <w:bCs/>
        </w:rPr>
        <w:t>For a full image of our proposed architecture diagram see figure 6 at the conclusion of the report.</w:t>
      </w:r>
    </w:p>
    <w:p w14:paraId="6DE3539E" w14:textId="16CD9279" w:rsidR="7035AC39" w:rsidRDefault="7035AC39" w:rsidP="2F6AFE9C"/>
    <w:p w14:paraId="65163E0C" w14:textId="47F36148" w:rsidR="2F6AFE9C" w:rsidRDefault="2F6AFE9C" w:rsidP="2F6AFE9C">
      <w:pPr>
        <w:rPr>
          <w:rFonts w:ascii="Times New Roman" w:eastAsia="Times New Roman" w:hAnsi="Times New Roman" w:cs="Times New Roman"/>
        </w:rPr>
      </w:pPr>
    </w:p>
    <w:p w14:paraId="738C5111" w14:textId="1297E064" w:rsidR="100150F9" w:rsidRDefault="100150F9" w:rsidP="100150F9">
      <w:pPr>
        <w:rPr>
          <w:rFonts w:ascii="Times New Roman" w:eastAsia="Times New Roman" w:hAnsi="Times New Roman" w:cs="Times New Roman"/>
        </w:rPr>
      </w:pPr>
    </w:p>
    <w:p w14:paraId="3FD0B1C8" w14:textId="50D9B78E" w:rsidR="64196D97" w:rsidRDefault="64196D97" w:rsidP="2F6AFE9C">
      <w:pPr>
        <w:rPr>
          <w:rFonts w:ascii="Times New Roman" w:eastAsia="Times New Roman" w:hAnsi="Times New Roman" w:cs="Times New Roman"/>
          <w:b/>
          <w:bCs/>
        </w:rPr>
      </w:pPr>
      <w:r w:rsidRPr="2F6AFE9C">
        <w:rPr>
          <w:rFonts w:ascii="Times New Roman" w:eastAsia="Times New Roman" w:hAnsi="Times New Roman" w:cs="Times New Roman"/>
          <w:b/>
          <w:bCs/>
        </w:rPr>
        <w:t>Infrastructure Development and Data Migration (3</w:t>
      </w:r>
      <w:r w:rsidR="2B9B2F98" w:rsidRPr="2F6AFE9C">
        <w:rPr>
          <w:rFonts w:ascii="Times New Roman" w:eastAsia="Times New Roman" w:hAnsi="Times New Roman" w:cs="Times New Roman"/>
          <w:b/>
          <w:bCs/>
        </w:rPr>
        <w:t>-5</w:t>
      </w:r>
      <w:r w:rsidRPr="2F6AFE9C">
        <w:rPr>
          <w:rFonts w:ascii="Times New Roman" w:eastAsia="Times New Roman" w:hAnsi="Times New Roman" w:cs="Times New Roman"/>
          <w:b/>
          <w:bCs/>
        </w:rPr>
        <w:t xml:space="preserve"> months):</w:t>
      </w:r>
      <w:r w:rsidR="5D63AAB1" w:rsidRPr="2F6AFE9C">
        <w:rPr>
          <w:rFonts w:ascii="Times New Roman" w:eastAsia="Times New Roman" w:hAnsi="Times New Roman" w:cs="Times New Roman"/>
          <w:b/>
          <w:bCs/>
        </w:rPr>
        <w:t xml:space="preserve"> </w:t>
      </w:r>
    </w:p>
    <w:p w14:paraId="128E98DA" w14:textId="0F66F40C" w:rsidR="5D63AAB1" w:rsidRDefault="5D63AAB1" w:rsidP="2F6AFE9C">
      <w:pPr>
        <w:spacing w:line="259" w:lineRule="auto"/>
        <w:rPr>
          <w:rFonts w:ascii="Times New Roman" w:eastAsia="Times New Roman" w:hAnsi="Times New Roman" w:cs="Times New Roman"/>
        </w:rPr>
      </w:pPr>
      <w:r w:rsidRPr="2F6AFE9C">
        <w:rPr>
          <w:rFonts w:ascii="Times New Roman" w:eastAsia="Times New Roman" w:hAnsi="Times New Roman" w:cs="Times New Roman"/>
        </w:rPr>
        <w:t xml:space="preserve">Once the final blueprints are drawn up, we propose that the initial stages of the new pipelines be set up and brought in via an experimental process. </w:t>
      </w:r>
      <w:r w:rsidR="3CFF39A4" w:rsidRPr="2F6AFE9C">
        <w:rPr>
          <w:rFonts w:ascii="Times New Roman" w:eastAsia="Times New Roman" w:hAnsi="Times New Roman" w:cs="Times New Roman"/>
        </w:rPr>
        <w:t xml:space="preserve">Given the critical importance of the use of streaming data within </w:t>
      </w:r>
      <w:proofErr w:type="spellStart"/>
      <w:r w:rsidR="3CFF39A4" w:rsidRPr="560EA7DA">
        <w:rPr>
          <w:rFonts w:ascii="Times New Roman" w:eastAsia="Times New Roman" w:hAnsi="Times New Roman" w:cs="Times New Roman"/>
        </w:rPr>
        <w:t>Med</w:t>
      </w:r>
      <w:r w:rsidR="12749B86" w:rsidRPr="560EA7DA">
        <w:rPr>
          <w:rFonts w:ascii="Times New Roman" w:eastAsia="Times New Roman" w:hAnsi="Times New Roman" w:cs="Times New Roman"/>
        </w:rPr>
        <w:t>d</w:t>
      </w:r>
      <w:r w:rsidR="3CFF39A4" w:rsidRPr="560EA7DA">
        <w:rPr>
          <w:rFonts w:ascii="Times New Roman" w:eastAsia="Times New Roman" w:hAnsi="Times New Roman" w:cs="Times New Roman"/>
        </w:rPr>
        <w:t>GGenius</w:t>
      </w:r>
      <w:proofErr w:type="spellEnd"/>
      <w:r w:rsidR="3CFF39A4" w:rsidRPr="2F6AFE9C">
        <w:rPr>
          <w:rFonts w:ascii="Times New Roman" w:eastAsia="Times New Roman" w:hAnsi="Times New Roman" w:cs="Times New Roman"/>
        </w:rPr>
        <w:t xml:space="preserve"> data infrastructure, we propose that this pipeline be experimented with and implement</w:t>
      </w:r>
      <w:r w:rsidR="3857EEED" w:rsidRPr="2F6AFE9C">
        <w:rPr>
          <w:rFonts w:ascii="Times New Roman" w:eastAsia="Times New Roman" w:hAnsi="Times New Roman" w:cs="Times New Roman"/>
        </w:rPr>
        <w:t xml:space="preserve">ed </w:t>
      </w:r>
      <w:r w:rsidR="3857EEED" w:rsidRPr="2F6AFE9C">
        <w:rPr>
          <w:rFonts w:ascii="Times New Roman" w:eastAsia="Times New Roman" w:hAnsi="Times New Roman" w:cs="Times New Roman"/>
          <w:b/>
          <w:bCs/>
        </w:rPr>
        <w:t>within the first month of this stage</w:t>
      </w:r>
      <w:r w:rsidR="3857EEED" w:rsidRPr="2F6AFE9C">
        <w:rPr>
          <w:rFonts w:ascii="Times New Roman" w:eastAsia="Times New Roman" w:hAnsi="Times New Roman" w:cs="Times New Roman"/>
        </w:rPr>
        <w:t>. The experimental design of implementation during this phase can be carried out in a manner that keeps the neces</w:t>
      </w:r>
      <w:r w:rsidR="1A65EC76" w:rsidRPr="2F6AFE9C">
        <w:rPr>
          <w:rFonts w:ascii="Times New Roman" w:eastAsia="Times New Roman" w:hAnsi="Times New Roman" w:cs="Times New Roman"/>
        </w:rPr>
        <w:t>s</w:t>
      </w:r>
      <w:r w:rsidR="3857EEED" w:rsidRPr="2F6AFE9C">
        <w:rPr>
          <w:rFonts w:ascii="Times New Roman" w:eastAsia="Times New Roman" w:hAnsi="Times New Roman" w:cs="Times New Roman"/>
        </w:rPr>
        <w:t>ar</w:t>
      </w:r>
      <w:r w:rsidR="5FD7EF43" w:rsidRPr="2F6AFE9C">
        <w:rPr>
          <w:rFonts w:ascii="Times New Roman" w:eastAsia="Times New Roman" w:hAnsi="Times New Roman" w:cs="Times New Roman"/>
        </w:rPr>
        <w:t xml:space="preserve">y scaling in mind. </w:t>
      </w:r>
      <w:r w:rsidR="4EA7A0CF" w:rsidRPr="2F6AFE9C">
        <w:rPr>
          <w:rFonts w:ascii="Times New Roman" w:eastAsia="Times New Roman" w:hAnsi="Times New Roman" w:cs="Times New Roman"/>
        </w:rPr>
        <w:t xml:space="preserve">Also, given the size and complexity of the hospital systems and </w:t>
      </w:r>
      <w:r w:rsidR="1A504F7D" w:rsidRPr="2F6AFE9C">
        <w:rPr>
          <w:rFonts w:ascii="Times New Roman" w:eastAsia="Times New Roman" w:hAnsi="Times New Roman" w:cs="Times New Roman"/>
        </w:rPr>
        <w:t xml:space="preserve">current infrastructure we suggest starting out with the hospitals that have </w:t>
      </w:r>
      <w:r w:rsidR="2A1F0E22" w:rsidRPr="2F6AFE9C">
        <w:rPr>
          <w:rFonts w:ascii="Times New Roman" w:eastAsia="Times New Roman" w:hAnsi="Times New Roman" w:cs="Times New Roman"/>
        </w:rPr>
        <w:t>more stable systems already in place where micro adjustments can be made and scaled out until the pipelines can be fully implemented. We want to</w:t>
      </w:r>
      <w:r w:rsidR="09EC35E1" w:rsidRPr="2F6AFE9C">
        <w:rPr>
          <w:rFonts w:ascii="Times New Roman" w:eastAsia="Times New Roman" w:hAnsi="Times New Roman" w:cs="Times New Roman"/>
        </w:rPr>
        <w:t xml:space="preserve"> ensure that during this phase, any needed adjustments are made so that </w:t>
      </w:r>
      <w:r w:rsidR="15415E85" w:rsidRPr="2F6AFE9C">
        <w:rPr>
          <w:rFonts w:ascii="Times New Roman" w:eastAsia="Times New Roman" w:hAnsi="Times New Roman" w:cs="Times New Roman"/>
        </w:rPr>
        <w:t>future implementations at other hospitals</w:t>
      </w:r>
      <w:r w:rsidR="09EC35E1" w:rsidRPr="2F6AFE9C">
        <w:rPr>
          <w:rFonts w:ascii="Times New Roman" w:eastAsia="Times New Roman" w:hAnsi="Times New Roman" w:cs="Times New Roman"/>
        </w:rPr>
        <w:t xml:space="preserve"> can go more smoothly </w:t>
      </w:r>
      <w:r w:rsidR="5BDC41C9" w:rsidRPr="2F6AFE9C">
        <w:rPr>
          <w:rFonts w:ascii="Times New Roman" w:eastAsia="Times New Roman" w:hAnsi="Times New Roman" w:cs="Times New Roman"/>
        </w:rPr>
        <w:t>and be scaled</w:t>
      </w:r>
      <w:r w:rsidR="1DB0A635" w:rsidRPr="2F6AFE9C">
        <w:rPr>
          <w:rFonts w:ascii="Times New Roman" w:eastAsia="Times New Roman" w:hAnsi="Times New Roman" w:cs="Times New Roman"/>
        </w:rPr>
        <w:t xml:space="preserve"> out and up</w:t>
      </w:r>
      <w:r w:rsidR="5BDC41C9" w:rsidRPr="2F6AFE9C">
        <w:rPr>
          <w:rFonts w:ascii="Times New Roman" w:eastAsia="Times New Roman" w:hAnsi="Times New Roman" w:cs="Times New Roman"/>
        </w:rPr>
        <w:t xml:space="preserve"> efficiently. </w:t>
      </w:r>
    </w:p>
    <w:p w14:paraId="5FF31922" w14:textId="464336CA" w:rsidR="26048954" w:rsidRDefault="26048954" w:rsidP="2F6AFE9C">
      <w:pPr>
        <w:spacing w:before="240" w:after="240"/>
      </w:pPr>
      <w:r w:rsidRPr="2F6AFE9C">
        <w:rPr>
          <w:rFonts w:ascii="Times New Roman" w:eastAsia="Times New Roman" w:hAnsi="Times New Roman" w:cs="Times New Roman"/>
        </w:rPr>
        <w:t xml:space="preserve">Structured and unstructured data ingestion will begin concurrently to support the transition from </w:t>
      </w:r>
      <w:proofErr w:type="spellStart"/>
      <w:r w:rsidRPr="2F6AFE9C">
        <w:rPr>
          <w:rFonts w:ascii="Times New Roman" w:eastAsia="Times New Roman" w:hAnsi="Times New Roman" w:cs="Times New Roman"/>
        </w:rPr>
        <w:t>Terradata</w:t>
      </w:r>
      <w:proofErr w:type="spellEnd"/>
      <w:r w:rsidRPr="2F6AFE9C">
        <w:rPr>
          <w:rFonts w:ascii="Times New Roman" w:eastAsia="Times New Roman" w:hAnsi="Times New Roman" w:cs="Times New Roman"/>
        </w:rPr>
        <w:t xml:space="preserve"> without immediate disruption. A parallel run, where both the new and existing systems operate simultaneously, will allow us to validate consistency and identify any discrepancies in real-time.</w:t>
      </w:r>
    </w:p>
    <w:p w14:paraId="3023B00B" w14:textId="33537C75" w:rsidR="26048954" w:rsidRDefault="26048954" w:rsidP="2F6AFE9C">
      <w:pPr>
        <w:spacing w:before="240" w:after="240"/>
      </w:pPr>
      <w:r w:rsidRPr="2F6AFE9C">
        <w:rPr>
          <w:rFonts w:ascii="Times New Roman" w:eastAsia="Times New Roman" w:hAnsi="Times New Roman" w:cs="Times New Roman"/>
        </w:rPr>
        <w:t>Testing and validation will be critical during this phase. Regular checkpoints with stakeholders will ensure issues are addressed promptly. Additionally, staff training will begin here to familiarize users with the new systems and minimize disruptions during the full migration.</w:t>
      </w:r>
    </w:p>
    <w:p w14:paraId="15C234DA" w14:textId="43CE8FEB" w:rsidR="6FC4CE35" w:rsidRDefault="6FC4CE35" w:rsidP="2F6AFE9C">
      <w:pPr>
        <w:spacing w:before="240" w:after="240"/>
        <w:rPr>
          <w:rFonts w:ascii="Times New Roman" w:eastAsia="Times New Roman" w:hAnsi="Times New Roman" w:cs="Times New Roman"/>
        </w:rPr>
      </w:pPr>
      <w:r w:rsidRPr="2F6AFE9C">
        <w:rPr>
          <w:rFonts w:ascii="Times New Roman" w:eastAsia="Times New Roman" w:hAnsi="Times New Roman" w:cs="Times New Roman"/>
        </w:rPr>
        <w:t xml:space="preserve">Additionally, we propose a dedicated phase for monitoring the performance of the new pipelines and making the necessary adjustments. This phase will consist of end-to-end performance validation and optimization of </w:t>
      </w:r>
      <w:r w:rsidR="55F293EC" w:rsidRPr="2F6AFE9C">
        <w:rPr>
          <w:rFonts w:ascii="Times New Roman" w:eastAsia="Times New Roman" w:hAnsi="Times New Roman" w:cs="Times New Roman"/>
        </w:rPr>
        <w:t xml:space="preserve">processing </w:t>
      </w:r>
      <w:r w:rsidR="55A4F1EF" w:rsidRPr="2F6AFE9C">
        <w:rPr>
          <w:rFonts w:ascii="Times New Roman" w:eastAsia="Times New Roman" w:hAnsi="Times New Roman" w:cs="Times New Roman"/>
        </w:rPr>
        <w:t>times and</w:t>
      </w:r>
      <w:r w:rsidR="55F293EC" w:rsidRPr="2F6AFE9C">
        <w:rPr>
          <w:rFonts w:ascii="Times New Roman" w:eastAsia="Times New Roman" w:hAnsi="Times New Roman" w:cs="Times New Roman"/>
        </w:rPr>
        <w:t xml:space="preserve"> collecting of user feedback. Any identified challenges will be rectified to ensure the system meets the needs of </w:t>
      </w:r>
      <w:proofErr w:type="spellStart"/>
      <w:r w:rsidR="55F293EC" w:rsidRPr="4637A93D">
        <w:rPr>
          <w:rFonts w:ascii="Times New Roman" w:eastAsia="Times New Roman" w:hAnsi="Times New Roman" w:cs="Times New Roman"/>
        </w:rPr>
        <w:t>Med</w:t>
      </w:r>
      <w:r w:rsidR="331FA5FE" w:rsidRPr="4637A93D">
        <w:rPr>
          <w:rFonts w:ascii="Times New Roman" w:eastAsia="Times New Roman" w:hAnsi="Times New Roman" w:cs="Times New Roman"/>
        </w:rPr>
        <w:t>d</w:t>
      </w:r>
      <w:r w:rsidR="55F293EC" w:rsidRPr="4637A93D">
        <w:rPr>
          <w:rFonts w:ascii="Times New Roman" w:eastAsia="Times New Roman" w:hAnsi="Times New Roman" w:cs="Times New Roman"/>
        </w:rPr>
        <w:t>GGenius</w:t>
      </w:r>
      <w:proofErr w:type="spellEnd"/>
      <w:r w:rsidR="55F293EC" w:rsidRPr="4637A93D">
        <w:rPr>
          <w:rFonts w:ascii="Times New Roman" w:eastAsia="Times New Roman" w:hAnsi="Times New Roman" w:cs="Times New Roman"/>
        </w:rPr>
        <w:t>’</w:t>
      </w:r>
      <w:r w:rsidR="55F293EC" w:rsidRPr="2F6AFE9C">
        <w:rPr>
          <w:rFonts w:ascii="Times New Roman" w:eastAsia="Times New Roman" w:hAnsi="Times New Roman" w:cs="Times New Roman"/>
        </w:rPr>
        <w:t xml:space="preserve"> </w:t>
      </w:r>
      <w:r w:rsidR="337D595B" w:rsidRPr="2F6AFE9C">
        <w:rPr>
          <w:rFonts w:ascii="Times New Roman" w:eastAsia="Times New Roman" w:hAnsi="Times New Roman" w:cs="Times New Roman"/>
        </w:rPr>
        <w:t>long-term</w:t>
      </w:r>
      <w:r w:rsidR="55F293EC" w:rsidRPr="2F6AFE9C">
        <w:rPr>
          <w:rFonts w:ascii="Times New Roman" w:eastAsia="Times New Roman" w:hAnsi="Times New Roman" w:cs="Times New Roman"/>
        </w:rPr>
        <w:t xml:space="preserve"> goals.</w:t>
      </w:r>
    </w:p>
    <w:p w14:paraId="41541B96" w14:textId="20C08BF4" w:rsidR="101F9EEC" w:rsidRDefault="101F9EEC" w:rsidP="2F6AFE9C">
      <w:pPr>
        <w:spacing w:before="240" w:after="240"/>
        <w:rPr>
          <w:rFonts w:ascii="Times New Roman" w:eastAsia="Times New Roman" w:hAnsi="Times New Roman" w:cs="Times New Roman"/>
          <w:b/>
          <w:bCs/>
        </w:rPr>
      </w:pPr>
      <w:r w:rsidRPr="2F6AFE9C">
        <w:rPr>
          <w:rFonts w:ascii="Times New Roman" w:eastAsia="Times New Roman" w:hAnsi="Times New Roman" w:cs="Times New Roman"/>
          <w:b/>
          <w:bCs/>
        </w:rPr>
        <w:t>Deployment</w:t>
      </w:r>
      <w:r w:rsidR="76476B05" w:rsidRPr="2F6AFE9C">
        <w:rPr>
          <w:rFonts w:ascii="Times New Roman" w:eastAsia="Times New Roman" w:hAnsi="Times New Roman" w:cs="Times New Roman"/>
          <w:b/>
          <w:bCs/>
        </w:rPr>
        <w:t>, Monitoring and Training (2.5 months)</w:t>
      </w:r>
      <w:r w:rsidRPr="2F6AFE9C">
        <w:rPr>
          <w:rFonts w:ascii="Times New Roman" w:eastAsia="Times New Roman" w:hAnsi="Times New Roman" w:cs="Times New Roman"/>
          <w:b/>
          <w:bCs/>
        </w:rPr>
        <w:t>:</w:t>
      </w:r>
    </w:p>
    <w:p w14:paraId="695D0F17" w14:textId="3F456215" w:rsidR="101F9EEC" w:rsidRDefault="101F9EEC" w:rsidP="2F6AFE9C">
      <w:pPr>
        <w:spacing w:before="240" w:after="240"/>
        <w:rPr>
          <w:rFonts w:ascii="Times New Roman" w:eastAsia="Times New Roman" w:hAnsi="Times New Roman" w:cs="Times New Roman"/>
        </w:rPr>
      </w:pPr>
      <w:r w:rsidRPr="2F6AFE9C">
        <w:rPr>
          <w:rFonts w:ascii="Times New Roman" w:eastAsia="Times New Roman" w:hAnsi="Times New Roman" w:cs="Times New Roman"/>
        </w:rPr>
        <w:t xml:space="preserve">Once infrastructure development and data migration are complete, we propose initiating </w:t>
      </w:r>
      <w:r w:rsidR="6F10ABB4" w:rsidRPr="2F6AFE9C">
        <w:rPr>
          <w:rFonts w:ascii="Times New Roman" w:eastAsia="Times New Roman" w:hAnsi="Times New Roman" w:cs="Times New Roman"/>
        </w:rPr>
        <w:t>a full</w:t>
      </w:r>
      <w:r w:rsidRPr="2F6AFE9C">
        <w:rPr>
          <w:rFonts w:ascii="Times New Roman" w:eastAsia="Times New Roman" w:hAnsi="Times New Roman" w:cs="Times New Roman"/>
        </w:rPr>
        <w:t xml:space="preserve"> deployment phase. This phase focuses on transitioning all operational pipelines into a production environment. </w:t>
      </w:r>
      <w:r w:rsidR="3899480C" w:rsidRPr="2F6AFE9C">
        <w:rPr>
          <w:rFonts w:ascii="Times New Roman" w:eastAsia="Times New Roman" w:hAnsi="Times New Roman" w:cs="Times New Roman"/>
        </w:rPr>
        <w:t xml:space="preserve">We want this phase to ensure a consistent and full </w:t>
      </w:r>
      <w:r w:rsidR="6FFD5D04" w:rsidRPr="1267B8C8">
        <w:rPr>
          <w:rFonts w:ascii="Times New Roman" w:eastAsia="Times New Roman" w:hAnsi="Times New Roman" w:cs="Times New Roman"/>
        </w:rPr>
        <w:t>transition</w:t>
      </w:r>
      <w:r w:rsidR="3899480C" w:rsidRPr="2F6AFE9C">
        <w:rPr>
          <w:rFonts w:ascii="Times New Roman" w:eastAsia="Times New Roman" w:hAnsi="Times New Roman" w:cs="Times New Roman"/>
        </w:rPr>
        <w:t xml:space="preserve"> of all systems to the usage of the new pipelines and </w:t>
      </w:r>
      <w:r w:rsidR="1E8BBD4C" w:rsidRPr="2F6AFE9C">
        <w:rPr>
          <w:rFonts w:ascii="Times New Roman" w:eastAsia="Times New Roman" w:hAnsi="Times New Roman" w:cs="Times New Roman"/>
        </w:rPr>
        <w:t>infrastructure.</w:t>
      </w:r>
    </w:p>
    <w:p w14:paraId="31C57798" w14:textId="1519727F" w:rsidR="101F9EEC" w:rsidRDefault="101F9EEC" w:rsidP="2F6AFE9C">
      <w:pPr>
        <w:spacing w:before="240" w:after="240"/>
        <w:rPr>
          <w:rFonts w:ascii="Times New Roman" w:eastAsia="Times New Roman" w:hAnsi="Times New Roman" w:cs="Times New Roman"/>
        </w:rPr>
      </w:pPr>
      <w:r w:rsidRPr="2F6AFE9C">
        <w:rPr>
          <w:rFonts w:ascii="Times New Roman" w:eastAsia="Times New Roman" w:hAnsi="Times New Roman" w:cs="Times New Roman"/>
        </w:rPr>
        <w:t xml:space="preserve">To achieve this, deployment will occur in stages, starting with smaller, less critical environments to </w:t>
      </w:r>
      <w:r w:rsidR="4AFCB020" w:rsidRPr="2F6AFE9C">
        <w:rPr>
          <w:rFonts w:ascii="Times New Roman" w:eastAsia="Times New Roman" w:hAnsi="Times New Roman" w:cs="Times New Roman"/>
        </w:rPr>
        <w:t>provide validation under production conditions.</w:t>
      </w:r>
      <w:r w:rsidRPr="2F6AFE9C">
        <w:rPr>
          <w:rFonts w:ascii="Times New Roman" w:eastAsia="Times New Roman" w:hAnsi="Times New Roman" w:cs="Times New Roman"/>
        </w:rPr>
        <w:t xml:space="preserve"> Any necessary adjustments identified during this stage will be </w:t>
      </w:r>
      <w:r w:rsidR="4F23DD4B" w:rsidRPr="2F6AFE9C">
        <w:rPr>
          <w:rFonts w:ascii="Times New Roman" w:eastAsia="Times New Roman" w:hAnsi="Times New Roman" w:cs="Times New Roman"/>
        </w:rPr>
        <w:t>taken care of</w:t>
      </w:r>
      <w:r w:rsidRPr="2F6AFE9C">
        <w:rPr>
          <w:rFonts w:ascii="Times New Roman" w:eastAsia="Times New Roman" w:hAnsi="Times New Roman" w:cs="Times New Roman"/>
        </w:rPr>
        <w:t xml:space="preserve"> before deploying across the </w:t>
      </w:r>
      <w:r w:rsidR="4FD338DE" w:rsidRPr="2F6AFE9C">
        <w:rPr>
          <w:rFonts w:ascii="Times New Roman" w:eastAsia="Times New Roman" w:hAnsi="Times New Roman" w:cs="Times New Roman"/>
        </w:rPr>
        <w:t xml:space="preserve">rest of the </w:t>
      </w:r>
      <w:r w:rsidRPr="2F6AFE9C">
        <w:rPr>
          <w:rFonts w:ascii="Times New Roman" w:eastAsia="Times New Roman" w:hAnsi="Times New Roman" w:cs="Times New Roman"/>
        </w:rPr>
        <w:t xml:space="preserve">organization. </w:t>
      </w:r>
      <w:r w:rsidR="1957B3A1" w:rsidRPr="2F6AFE9C">
        <w:rPr>
          <w:rFonts w:ascii="Times New Roman" w:eastAsia="Times New Roman" w:hAnsi="Times New Roman" w:cs="Times New Roman"/>
        </w:rPr>
        <w:t>C</w:t>
      </w:r>
      <w:r w:rsidRPr="2F6AFE9C">
        <w:rPr>
          <w:rFonts w:ascii="Times New Roman" w:eastAsia="Times New Roman" w:hAnsi="Times New Roman" w:cs="Times New Roman"/>
        </w:rPr>
        <w:t>ollaboration with stakeholders will ensure align</w:t>
      </w:r>
      <w:r w:rsidR="6904D19E" w:rsidRPr="2F6AFE9C">
        <w:rPr>
          <w:rFonts w:ascii="Times New Roman" w:eastAsia="Times New Roman" w:hAnsi="Times New Roman" w:cs="Times New Roman"/>
        </w:rPr>
        <w:t>ment with the operational readiness of the organization.</w:t>
      </w:r>
    </w:p>
    <w:p w14:paraId="56629559" w14:textId="635EDDAF" w:rsidR="101F9EEC" w:rsidRDefault="101F9EEC" w:rsidP="2F6AFE9C">
      <w:pPr>
        <w:spacing w:before="240" w:after="240"/>
        <w:rPr>
          <w:rFonts w:ascii="Times New Roman" w:eastAsia="Times New Roman" w:hAnsi="Times New Roman" w:cs="Times New Roman"/>
        </w:rPr>
      </w:pPr>
      <w:r w:rsidRPr="2F6AFE9C">
        <w:rPr>
          <w:rFonts w:ascii="Times New Roman" w:eastAsia="Times New Roman" w:hAnsi="Times New Roman" w:cs="Times New Roman"/>
        </w:rPr>
        <w:t>Following deployment, continuous monitoring of the new pipelines will ensure system stability, data accuracy, and performance optimization. During this phase, any errors, bottlenecks, or discrepancies will be addressed promptly. A robust monitoring framework will be established to provide insights into pipeline health and processing efficiency.</w:t>
      </w:r>
    </w:p>
    <w:p w14:paraId="34CD783D" w14:textId="5EAE5383" w:rsidR="101F9EEC" w:rsidRDefault="101F9EEC" w:rsidP="2F6AFE9C">
      <w:pPr>
        <w:spacing w:before="240" w:after="240"/>
      </w:pPr>
      <w:r w:rsidRPr="2F6AFE9C">
        <w:rPr>
          <w:rFonts w:ascii="Times New Roman" w:eastAsia="Times New Roman" w:hAnsi="Times New Roman" w:cs="Times New Roman"/>
        </w:rPr>
        <w:t>Simultaneously, training sessions will be conducted for staff and stakeholders who will interact with the new system. These sessions will include tailored programs for different user groups, such as analytics teams, customer service representatives, and hospital managers, to ensure they can effectively leverage the system’s new capabilities. Regular feedback loops will be established to refine both system operations and user training materials.</w:t>
      </w:r>
    </w:p>
    <w:p w14:paraId="47403270" w14:textId="16564FE4" w:rsidR="2F6AFE9C" w:rsidRDefault="2F6AFE9C" w:rsidP="2F6AFE9C"/>
    <w:p w14:paraId="363934A7" w14:textId="6DA38295" w:rsidR="4CB19850" w:rsidRDefault="4CB19850" w:rsidP="2F6AFE9C">
      <w:pPr>
        <w:rPr>
          <w:rFonts w:ascii="Times New Roman" w:eastAsia="Times New Roman" w:hAnsi="Times New Roman" w:cs="Times New Roman"/>
          <w:b/>
          <w:bCs/>
        </w:rPr>
      </w:pPr>
      <w:r w:rsidRPr="2F6AFE9C">
        <w:rPr>
          <w:rFonts w:ascii="Times New Roman" w:eastAsia="Times New Roman" w:hAnsi="Times New Roman" w:cs="Times New Roman"/>
          <w:b/>
          <w:bCs/>
        </w:rPr>
        <w:t>Analytics and Predictive Modeling Enablement (2 months):</w:t>
      </w:r>
    </w:p>
    <w:p w14:paraId="364809B2" w14:textId="6A4945ED" w:rsidR="4CB19850" w:rsidRDefault="4CB19850" w:rsidP="2F6AFE9C">
      <w:pPr>
        <w:spacing w:before="240" w:after="240"/>
        <w:rPr>
          <w:rFonts w:ascii="Times New Roman" w:eastAsia="Times New Roman" w:hAnsi="Times New Roman" w:cs="Times New Roman"/>
        </w:rPr>
      </w:pPr>
      <w:r w:rsidRPr="2F6AFE9C">
        <w:rPr>
          <w:rFonts w:ascii="Times New Roman" w:eastAsia="Times New Roman" w:hAnsi="Times New Roman" w:cs="Times New Roman"/>
        </w:rPr>
        <w:t xml:space="preserve">Once the system is fully </w:t>
      </w:r>
      <w:r w:rsidR="2477B0AF" w:rsidRPr="2F6AFE9C">
        <w:rPr>
          <w:rFonts w:ascii="Times New Roman" w:eastAsia="Times New Roman" w:hAnsi="Times New Roman" w:cs="Times New Roman"/>
        </w:rPr>
        <w:t>enabled</w:t>
      </w:r>
      <w:r w:rsidRPr="2F6AFE9C">
        <w:rPr>
          <w:rFonts w:ascii="Times New Roman" w:eastAsia="Times New Roman" w:hAnsi="Times New Roman" w:cs="Times New Roman"/>
        </w:rPr>
        <w:t xml:space="preserve">, we will focus on </w:t>
      </w:r>
      <w:r w:rsidR="118851AF" w:rsidRPr="2F6AFE9C">
        <w:rPr>
          <w:rFonts w:ascii="Times New Roman" w:eastAsia="Times New Roman" w:hAnsi="Times New Roman" w:cs="Times New Roman"/>
        </w:rPr>
        <w:t>giving data engineering, analytics, and science teams the necessary tools for prescriptive</w:t>
      </w:r>
      <w:r w:rsidRPr="2F6AFE9C">
        <w:rPr>
          <w:rFonts w:ascii="Times New Roman" w:eastAsia="Times New Roman" w:hAnsi="Times New Roman" w:cs="Times New Roman"/>
        </w:rPr>
        <w:t xml:space="preserve"> and predictive modeling capabilities. This phase involves integrating machine learning tools and analytical frameworks to </w:t>
      </w:r>
      <w:r w:rsidR="431DEDA7" w:rsidRPr="2F6AFE9C">
        <w:rPr>
          <w:rFonts w:ascii="Times New Roman" w:eastAsia="Times New Roman" w:hAnsi="Times New Roman" w:cs="Times New Roman"/>
        </w:rPr>
        <w:t>obtain the potential of the infrastructure.</w:t>
      </w:r>
    </w:p>
    <w:p w14:paraId="58465AA9" w14:textId="4BAFC628" w:rsidR="4CB19850" w:rsidRDefault="4CB19850" w:rsidP="2F6AFE9C">
      <w:pPr>
        <w:spacing w:before="240" w:after="240"/>
      </w:pPr>
      <w:r w:rsidRPr="2F6AFE9C">
        <w:rPr>
          <w:rFonts w:ascii="Times New Roman" w:eastAsia="Times New Roman" w:hAnsi="Times New Roman" w:cs="Times New Roman"/>
        </w:rPr>
        <w:t>Key deliverables include:</w:t>
      </w:r>
    </w:p>
    <w:p w14:paraId="07BF4070" w14:textId="3DDEA2E8" w:rsidR="4CB19850" w:rsidRDefault="4CB19850" w:rsidP="00DB2974">
      <w:pPr>
        <w:pStyle w:val="ListParagraph"/>
        <w:numPr>
          <w:ilvl w:val="0"/>
          <w:numId w:val="18"/>
        </w:numPr>
        <w:rPr>
          <w:rFonts w:ascii="Times New Roman" w:eastAsia="Times New Roman" w:hAnsi="Times New Roman" w:cs="Times New Roman"/>
        </w:rPr>
      </w:pPr>
      <w:r w:rsidRPr="2F6AFE9C">
        <w:rPr>
          <w:rFonts w:ascii="Times New Roman" w:eastAsia="Times New Roman" w:hAnsi="Times New Roman" w:cs="Times New Roman"/>
        </w:rPr>
        <w:t>Developing and deploying predictive models tailored to organizational needs</w:t>
      </w:r>
      <w:r w:rsidR="13008B3D" w:rsidRPr="2F6AFE9C">
        <w:rPr>
          <w:rFonts w:ascii="Times New Roman" w:eastAsia="Times New Roman" w:hAnsi="Times New Roman" w:cs="Times New Roman"/>
        </w:rPr>
        <w:t>.</w:t>
      </w:r>
    </w:p>
    <w:p w14:paraId="755154DE" w14:textId="4B0D21E1" w:rsidR="075C9A71" w:rsidRDefault="075C9A71" w:rsidP="00DB2974">
      <w:pPr>
        <w:pStyle w:val="ListParagraph"/>
        <w:numPr>
          <w:ilvl w:val="0"/>
          <w:numId w:val="18"/>
        </w:numPr>
        <w:spacing w:line="259" w:lineRule="auto"/>
        <w:rPr>
          <w:rFonts w:ascii="Times New Roman" w:eastAsia="Times New Roman" w:hAnsi="Times New Roman" w:cs="Times New Roman"/>
        </w:rPr>
      </w:pPr>
      <w:r w:rsidRPr="2F6AFE9C">
        <w:rPr>
          <w:rFonts w:ascii="Times New Roman" w:eastAsia="Times New Roman" w:hAnsi="Times New Roman" w:cs="Times New Roman"/>
        </w:rPr>
        <w:t>Improving reporting and visualization tools to improve decision making across the organization.</w:t>
      </w:r>
    </w:p>
    <w:p w14:paraId="0D6B944E" w14:textId="288E3319" w:rsidR="075C9A71" w:rsidRDefault="075C9A71" w:rsidP="2F6AFE9C">
      <w:pPr>
        <w:spacing w:before="240" w:after="240" w:line="259" w:lineRule="auto"/>
        <w:rPr>
          <w:rFonts w:ascii="Times New Roman" w:eastAsia="Times New Roman" w:hAnsi="Times New Roman" w:cs="Times New Roman"/>
        </w:rPr>
      </w:pPr>
      <w:r w:rsidRPr="2F6AFE9C">
        <w:rPr>
          <w:rFonts w:ascii="Times New Roman" w:eastAsia="Times New Roman" w:hAnsi="Times New Roman" w:cs="Times New Roman"/>
        </w:rPr>
        <w:t xml:space="preserve">This phase will require much cross-functional collaboration among various technical and business teams such as data engineering, IT, </w:t>
      </w:r>
      <w:r w:rsidR="501CF89B" w:rsidRPr="2F6AFE9C">
        <w:rPr>
          <w:rFonts w:ascii="Times New Roman" w:eastAsia="Times New Roman" w:hAnsi="Times New Roman" w:cs="Times New Roman"/>
        </w:rPr>
        <w:t>management,</w:t>
      </w:r>
      <w:r w:rsidRPr="2F6AFE9C">
        <w:rPr>
          <w:rFonts w:ascii="Times New Roman" w:eastAsia="Times New Roman" w:hAnsi="Times New Roman" w:cs="Times New Roman"/>
        </w:rPr>
        <w:t xml:space="preserve"> and operations to ensure user and client needs are met and </w:t>
      </w:r>
      <w:r w:rsidR="66FA9C86" w:rsidRPr="2F6AFE9C">
        <w:rPr>
          <w:rFonts w:ascii="Times New Roman" w:eastAsia="Times New Roman" w:hAnsi="Times New Roman" w:cs="Times New Roman"/>
        </w:rPr>
        <w:t>decision-making</w:t>
      </w:r>
      <w:r w:rsidRPr="2F6AFE9C">
        <w:rPr>
          <w:rFonts w:ascii="Times New Roman" w:eastAsia="Times New Roman" w:hAnsi="Times New Roman" w:cs="Times New Roman"/>
        </w:rPr>
        <w:t xml:space="preserve"> capabilities are im</w:t>
      </w:r>
      <w:r w:rsidR="384D6441" w:rsidRPr="2F6AFE9C">
        <w:rPr>
          <w:rFonts w:ascii="Times New Roman" w:eastAsia="Times New Roman" w:hAnsi="Times New Roman" w:cs="Times New Roman"/>
        </w:rPr>
        <w:t>proved.</w:t>
      </w:r>
    </w:p>
    <w:p w14:paraId="0F5CCC5E" w14:textId="04EEA8F8" w:rsidR="4CB19850" w:rsidRDefault="4CB19850" w:rsidP="2F6AFE9C">
      <w:pPr>
        <w:rPr>
          <w:rFonts w:ascii="Times New Roman" w:eastAsia="Times New Roman" w:hAnsi="Times New Roman" w:cs="Times New Roman"/>
          <w:b/>
          <w:bCs/>
        </w:rPr>
      </w:pPr>
      <w:r w:rsidRPr="2F6AFE9C">
        <w:rPr>
          <w:rFonts w:ascii="Times New Roman" w:eastAsia="Times New Roman" w:hAnsi="Times New Roman" w:cs="Times New Roman"/>
          <w:b/>
          <w:bCs/>
        </w:rPr>
        <w:t>Continuous Improvement and Scalability (Ongoing):</w:t>
      </w:r>
    </w:p>
    <w:p w14:paraId="637A8246" w14:textId="7B53CA4C" w:rsidR="5F059320" w:rsidRDefault="5F059320" w:rsidP="2F6AFE9C">
      <w:pPr>
        <w:spacing w:before="240" w:after="240" w:line="259" w:lineRule="auto"/>
      </w:pPr>
      <w:r w:rsidRPr="2F6AFE9C">
        <w:rPr>
          <w:rFonts w:ascii="Times New Roman" w:eastAsia="Times New Roman" w:hAnsi="Times New Roman" w:cs="Times New Roman"/>
        </w:rPr>
        <w:t xml:space="preserve">This final phase focuses on the long-term improvement and scalability of the existing system to adapt to the rapidly changing healthcare industry. </w:t>
      </w:r>
    </w:p>
    <w:p w14:paraId="594A5E32" w14:textId="56B38612" w:rsidR="4CB19850" w:rsidRDefault="4CB19850" w:rsidP="2F6AFE9C">
      <w:pPr>
        <w:spacing w:before="240" w:after="240"/>
      </w:pPr>
      <w:r w:rsidRPr="2F6AFE9C">
        <w:rPr>
          <w:rFonts w:ascii="Times New Roman" w:eastAsia="Times New Roman" w:hAnsi="Times New Roman" w:cs="Times New Roman"/>
        </w:rPr>
        <w:t>Activities include:</w:t>
      </w:r>
    </w:p>
    <w:p w14:paraId="09676D12" w14:textId="063DB164" w:rsidR="0F200695" w:rsidRDefault="0F200695" w:rsidP="00DB2974">
      <w:pPr>
        <w:pStyle w:val="ListParagraph"/>
        <w:numPr>
          <w:ilvl w:val="0"/>
          <w:numId w:val="17"/>
        </w:numPr>
        <w:rPr>
          <w:rFonts w:ascii="Times New Roman" w:eastAsia="Times New Roman" w:hAnsi="Times New Roman" w:cs="Times New Roman"/>
        </w:rPr>
      </w:pPr>
      <w:r w:rsidRPr="2F6AFE9C">
        <w:rPr>
          <w:rFonts w:ascii="Times New Roman" w:eastAsia="Times New Roman" w:hAnsi="Times New Roman" w:cs="Times New Roman"/>
        </w:rPr>
        <w:t>A</w:t>
      </w:r>
      <w:r w:rsidR="4CB19850" w:rsidRPr="2F6AFE9C">
        <w:rPr>
          <w:rFonts w:ascii="Times New Roman" w:eastAsia="Times New Roman" w:hAnsi="Times New Roman" w:cs="Times New Roman"/>
        </w:rPr>
        <w:t>ssessing system performance and incorporating new technologies</w:t>
      </w:r>
      <w:r w:rsidR="68F9A23D" w:rsidRPr="2F6AFE9C">
        <w:rPr>
          <w:rFonts w:ascii="Times New Roman" w:eastAsia="Times New Roman" w:hAnsi="Times New Roman" w:cs="Times New Roman"/>
        </w:rPr>
        <w:t>.</w:t>
      </w:r>
    </w:p>
    <w:p w14:paraId="77752648" w14:textId="6BAFAC7D" w:rsidR="68F9A23D" w:rsidRDefault="68F9A23D" w:rsidP="00DB2974">
      <w:pPr>
        <w:pStyle w:val="ListParagraph"/>
        <w:numPr>
          <w:ilvl w:val="0"/>
          <w:numId w:val="17"/>
        </w:numPr>
        <w:spacing w:line="259" w:lineRule="auto"/>
        <w:rPr>
          <w:rFonts w:ascii="Times New Roman" w:eastAsia="Times New Roman" w:hAnsi="Times New Roman" w:cs="Times New Roman"/>
        </w:rPr>
      </w:pPr>
      <w:r w:rsidRPr="2F6AFE9C">
        <w:rPr>
          <w:rFonts w:ascii="Times New Roman" w:eastAsia="Times New Roman" w:hAnsi="Times New Roman" w:cs="Times New Roman"/>
        </w:rPr>
        <w:t>Establishing a feedback loop for continuous and ongoing improvement of infrastructure and analytics capabilities.</w:t>
      </w:r>
    </w:p>
    <w:p w14:paraId="3C86ED67" w14:textId="1F50CB07" w:rsidR="4CB19850" w:rsidRDefault="4CB19850" w:rsidP="00DB2974">
      <w:pPr>
        <w:pStyle w:val="ListParagraph"/>
        <w:numPr>
          <w:ilvl w:val="0"/>
          <w:numId w:val="17"/>
        </w:numPr>
        <w:rPr>
          <w:rFonts w:ascii="Times New Roman" w:eastAsia="Times New Roman" w:hAnsi="Times New Roman" w:cs="Times New Roman"/>
        </w:rPr>
      </w:pPr>
      <w:r w:rsidRPr="2F6AFE9C">
        <w:rPr>
          <w:rFonts w:ascii="Times New Roman" w:eastAsia="Times New Roman" w:hAnsi="Times New Roman" w:cs="Times New Roman"/>
        </w:rPr>
        <w:t>Scaling the infrastructure to support new hospitals, departments, or use cases as needed.</w:t>
      </w:r>
    </w:p>
    <w:p w14:paraId="22A27C0A" w14:textId="297911D4" w:rsidR="4CB19850" w:rsidRDefault="4CB19850" w:rsidP="00DB2974">
      <w:pPr>
        <w:pStyle w:val="ListParagraph"/>
        <w:numPr>
          <w:ilvl w:val="0"/>
          <w:numId w:val="17"/>
        </w:numPr>
        <w:rPr>
          <w:rFonts w:ascii="Times New Roman" w:eastAsia="Times New Roman" w:hAnsi="Times New Roman" w:cs="Times New Roman"/>
        </w:rPr>
      </w:pPr>
      <w:r w:rsidRPr="2F6AFE9C">
        <w:rPr>
          <w:rFonts w:ascii="Times New Roman" w:eastAsia="Times New Roman" w:hAnsi="Times New Roman" w:cs="Times New Roman"/>
        </w:rPr>
        <w:t xml:space="preserve">Revisiting data governance, security, and compliance protocols to ensure they remain up to date with </w:t>
      </w:r>
      <w:r w:rsidR="0C552B56" w:rsidRPr="2F6AFE9C">
        <w:rPr>
          <w:rFonts w:ascii="Times New Roman" w:eastAsia="Times New Roman" w:hAnsi="Times New Roman" w:cs="Times New Roman"/>
        </w:rPr>
        <w:t>HIPPA standards and regulations.</w:t>
      </w:r>
    </w:p>
    <w:p w14:paraId="436046B9" w14:textId="60677166" w:rsidR="0C552B56" w:rsidRDefault="0C552B56" w:rsidP="2F6AFE9C">
      <w:pPr>
        <w:spacing w:before="240" w:after="240" w:line="259" w:lineRule="auto"/>
        <w:rPr>
          <w:rFonts w:ascii="Times New Roman" w:eastAsia="Times New Roman" w:hAnsi="Times New Roman" w:cs="Times New Roman"/>
          <w:b/>
          <w:bCs/>
          <w:color w:val="000000" w:themeColor="text1"/>
        </w:rPr>
      </w:pPr>
      <w:r w:rsidRPr="2F6AFE9C">
        <w:rPr>
          <w:rFonts w:ascii="Times New Roman" w:eastAsia="Times New Roman" w:hAnsi="Times New Roman" w:cs="Times New Roman"/>
        </w:rPr>
        <w:t xml:space="preserve">This phase positions </w:t>
      </w:r>
      <w:proofErr w:type="spellStart"/>
      <w:r w:rsidRPr="560EA7DA">
        <w:rPr>
          <w:rFonts w:ascii="Times New Roman" w:eastAsia="Times New Roman" w:hAnsi="Times New Roman" w:cs="Times New Roman"/>
        </w:rPr>
        <w:t>Med</w:t>
      </w:r>
      <w:r w:rsidR="20F538FB" w:rsidRPr="560EA7DA">
        <w:rPr>
          <w:rFonts w:ascii="Times New Roman" w:eastAsia="Times New Roman" w:hAnsi="Times New Roman" w:cs="Times New Roman"/>
        </w:rPr>
        <w:t>d</w:t>
      </w:r>
      <w:r w:rsidRPr="560EA7DA">
        <w:rPr>
          <w:rFonts w:ascii="Times New Roman" w:eastAsia="Times New Roman" w:hAnsi="Times New Roman" w:cs="Times New Roman"/>
        </w:rPr>
        <w:t>GGenius</w:t>
      </w:r>
      <w:proofErr w:type="spellEnd"/>
      <w:r w:rsidRPr="2F6AFE9C">
        <w:rPr>
          <w:rFonts w:ascii="Times New Roman" w:eastAsia="Times New Roman" w:hAnsi="Times New Roman" w:cs="Times New Roman"/>
        </w:rPr>
        <w:t xml:space="preserve"> with the tools to adapt and flexibly meet the needs and demands of its users, </w:t>
      </w:r>
      <w:r w:rsidR="67E6F113" w:rsidRPr="2F6AFE9C">
        <w:rPr>
          <w:rFonts w:ascii="Times New Roman" w:eastAsia="Times New Roman" w:hAnsi="Times New Roman" w:cs="Times New Roman"/>
        </w:rPr>
        <w:t>employees,</w:t>
      </w:r>
      <w:r w:rsidRPr="2F6AFE9C">
        <w:rPr>
          <w:rFonts w:ascii="Times New Roman" w:eastAsia="Times New Roman" w:hAnsi="Times New Roman" w:cs="Times New Roman"/>
        </w:rPr>
        <w:t xml:space="preserve"> and regulatory agencies.</w:t>
      </w:r>
    </w:p>
    <w:p w14:paraId="628D3871" w14:textId="45A96C6D" w:rsidR="47B6C09E" w:rsidRDefault="47B6C09E" w:rsidP="2F6AFE9C">
      <w:pPr>
        <w:spacing w:before="240" w:after="240" w:line="259" w:lineRule="auto"/>
        <w:rPr>
          <w:rFonts w:ascii="Times New Roman" w:eastAsia="Times New Roman" w:hAnsi="Times New Roman" w:cs="Times New Roman"/>
          <w:b/>
          <w:color w:val="000000" w:themeColor="text1"/>
          <w:sz w:val="28"/>
          <w:szCs w:val="28"/>
          <w:u w:val="single"/>
        </w:rPr>
      </w:pPr>
      <w:r w:rsidRPr="45ECD6E4">
        <w:rPr>
          <w:rFonts w:ascii="Times New Roman" w:eastAsia="Times New Roman" w:hAnsi="Times New Roman" w:cs="Times New Roman"/>
          <w:b/>
          <w:color w:val="000000" w:themeColor="text1"/>
          <w:sz w:val="28"/>
          <w:szCs w:val="28"/>
          <w:u w:val="single"/>
        </w:rPr>
        <w:t>Advantages:</w:t>
      </w:r>
    </w:p>
    <w:p w14:paraId="69B212B8" w14:textId="7222FC96" w:rsidR="6B13D50F" w:rsidRDefault="6B13D50F" w:rsidP="00781A98">
      <w:pPr>
        <w:pStyle w:val="ListParagraph"/>
        <w:numPr>
          <w:ilvl w:val="0"/>
          <w:numId w:val="8"/>
        </w:numPr>
        <w:spacing w:before="220" w:after="220"/>
        <w:rPr>
          <w:rFonts w:ascii="Times New Roman" w:eastAsia="Times New Roman" w:hAnsi="Times New Roman" w:cs="Times New Roman"/>
          <w:b/>
          <w:bCs/>
        </w:rPr>
      </w:pPr>
      <w:r w:rsidRPr="2F6AFE9C">
        <w:rPr>
          <w:rFonts w:ascii="Times New Roman" w:eastAsia="Times New Roman" w:hAnsi="Times New Roman" w:cs="Times New Roman"/>
          <w:b/>
          <w:bCs/>
        </w:rPr>
        <w:t>Real-Time Patient Monitoring</w:t>
      </w:r>
    </w:p>
    <w:p w14:paraId="1C297CEF" w14:textId="0C93F40D" w:rsidR="10F108FC" w:rsidRDefault="5B6326A0" w:rsidP="100150F9">
      <w:pPr>
        <w:rPr>
          <w:rFonts w:ascii="Times New Roman" w:eastAsia="Times New Roman" w:hAnsi="Times New Roman" w:cs="Times New Roman"/>
        </w:rPr>
      </w:pPr>
      <w:r>
        <w:t xml:space="preserve">  </w:t>
      </w:r>
      <w:r w:rsidRPr="100150F9">
        <w:t xml:space="preserve">         </w:t>
      </w:r>
      <w:r w:rsidR="16F4B70C" w:rsidRPr="4F133D93">
        <w:rPr>
          <w:rFonts w:ascii="Times New Roman" w:eastAsia="Times New Roman" w:hAnsi="Times New Roman" w:cs="Times New Roman"/>
        </w:rPr>
        <w:t xml:space="preserve">Wearable fitness gadgets provide continuous updates on affected person vitals consisting of heart price and blood pressure. Those devices ship on the spot alerts to medical doctors if irregularities are detected, allowing for activate medical action. for example, </w:t>
      </w:r>
      <w:r w:rsidR="16F4B70C" w:rsidRPr="7B2FE099">
        <w:rPr>
          <w:rFonts w:ascii="Times New Roman" w:eastAsia="Times New Roman" w:hAnsi="Times New Roman" w:cs="Times New Roman"/>
        </w:rPr>
        <w:t>an</w:t>
      </w:r>
      <w:r w:rsidR="16F4B70C" w:rsidRPr="4F133D93">
        <w:rPr>
          <w:rFonts w:ascii="Times New Roman" w:eastAsia="Times New Roman" w:hAnsi="Times New Roman" w:cs="Times New Roman"/>
        </w:rPr>
        <w:t xml:space="preserve"> unexpected drop in oxygen levels ought to cause an alert, assisting save you critical headaches.</w:t>
      </w:r>
    </w:p>
    <w:p w14:paraId="295DE864" w14:textId="72B9C470" w:rsidR="1814D3DE" w:rsidRDefault="1814D3DE" w:rsidP="2F6AFE9C">
      <w:pPr>
        <w:pStyle w:val="ListParagraph"/>
        <w:numPr>
          <w:ilvl w:val="0"/>
          <w:numId w:val="7"/>
        </w:numPr>
        <w:spacing w:before="220" w:after="220" w:line="259" w:lineRule="auto"/>
        <w:rPr>
          <w:rFonts w:ascii="Times New Roman" w:eastAsia="Times New Roman" w:hAnsi="Times New Roman" w:cs="Times New Roman"/>
        </w:rPr>
      </w:pPr>
      <w:r w:rsidRPr="2F6AFE9C">
        <w:rPr>
          <w:rFonts w:ascii="Times New Roman" w:eastAsia="Times New Roman" w:hAnsi="Times New Roman" w:cs="Times New Roman"/>
          <w:b/>
          <w:bCs/>
        </w:rPr>
        <w:t>Efficient Hospital Operations</w:t>
      </w:r>
      <w:r w:rsidRPr="2F6AFE9C">
        <w:rPr>
          <w:rFonts w:ascii="Times New Roman" w:eastAsia="Times New Roman" w:hAnsi="Times New Roman" w:cs="Times New Roman"/>
        </w:rPr>
        <w:t xml:space="preserve"> </w:t>
      </w:r>
    </w:p>
    <w:p w14:paraId="39651805" w14:textId="40643810" w:rsidR="1814D3DE" w:rsidRDefault="1814D3DE" w:rsidP="2F6AFE9C">
      <w:pPr>
        <w:spacing w:after="160" w:line="257" w:lineRule="auto"/>
        <w:ind w:left="720"/>
        <w:rPr>
          <w:rFonts w:ascii="Times New Roman" w:eastAsia="Times New Roman" w:hAnsi="Times New Roman" w:cs="Times New Roman"/>
        </w:rPr>
      </w:pPr>
      <w:r w:rsidRPr="2F6AFE9C">
        <w:rPr>
          <w:rFonts w:ascii="Times New Roman" w:eastAsia="Times New Roman" w:hAnsi="Times New Roman" w:cs="Times New Roman"/>
        </w:rPr>
        <w:t xml:space="preserve">By using real-time dashboards, hospital staff can track bed availability, emergency room   occupancy, and resource usage. This ensures that administrators can act quickly to optimize patient flow and resource allocation during peak times. </w:t>
      </w:r>
    </w:p>
    <w:p w14:paraId="62B6652F" w14:textId="509E97BD" w:rsidR="1814D3DE" w:rsidRDefault="1814D3DE" w:rsidP="2F6AFE9C">
      <w:pPr>
        <w:pStyle w:val="ListParagraph"/>
        <w:numPr>
          <w:ilvl w:val="0"/>
          <w:numId w:val="6"/>
        </w:numPr>
        <w:spacing w:line="259" w:lineRule="auto"/>
        <w:rPr>
          <w:rFonts w:ascii="Times New Roman" w:eastAsia="Times New Roman" w:hAnsi="Times New Roman" w:cs="Times New Roman"/>
        </w:rPr>
      </w:pPr>
      <w:r w:rsidRPr="2F6AFE9C">
        <w:rPr>
          <w:rFonts w:ascii="Times New Roman" w:eastAsia="Times New Roman" w:hAnsi="Times New Roman" w:cs="Times New Roman"/>
          <w:b/>
          <w:bCs/>
        </w:rPr>
        <w:t>Streamlined Data from Clinical Systems</w:t>
      </w:r>
      <w:r w:rsidRPr="2F6AFE9C">
        <w:rPr>
          <w:rFonts w:ascii="Times New Roman" w:eastAsia="Times New Roman" w:hAnsi="Times New Roman" w:cs="Times New Roman"/>
        </w:rPr>
        <w:t xml:space="preserve"> </w:t>
      </w:r>
    </w:p>
    <w:p w14:paraId="05A29D7D" w14:textId="18AAEBE0" w:rsidR="1814D3DE" w:rsidRDefault="1814D3DE" w:rsidP="2F6AFE9C">
      <w:pPr>
        <w:spacing w:after="160" w:line="257" w:lineRule="auto"/>
        <w:ind w:left="720"/>
        <w:rPr>
          <w:rFonts w:ascii="Times New Roman" w:eastAsia="Times New Roman" w:hAnsi="Times New Roman" w:cs="Times New Roman"/>
        </w:rPr>
      </w:pPr>
      <w:r w:rsidRPr="2F6AFE9C">
        <w:rPr>
          <w:rFonts w:ascii="Times New Roman" w:eastAsia="Times New Roman" w:hAnsi="Times New Roman" w:cs="Times New Roman"/>
        </w:rPr>
        <w:t xml:space="preserve">Appointment schedules and other patient data from systems like Salesforce are automatically updated across all departments. This reduces delays in communication between staff, ensuring that everyone has the latest information. </w:t>
      </w:r>
    </w:p>
    <w:p w14:paraId="4C891DBE" w14:textId="644C3C02" w:rsidR="1814D3DE" w:rsidRDefault="1814D3DE" w:rsidP="2F6AFE9C">
      <w:pPr>
        <w:pStyle w:val="ListParagraph"/>
        <w:numPr>
          <w:ilvl w:val="0"/>
          <w:numId w:val="5"/>
        </w:numPr>
        <w:spacing w:line="259" w:lineRule="auto"/>
        <w:rPr>
          <w:rFonts w:ascii="Times New Roman" w:eastAsia="Times New Roman" w:hAnsi="Times New Roman" w:cs="Times New Roman"/>
        </w:rPr>
      </w:pPr>
      <w:r w:rsidRPr="2F6AFE9C">
        <w:rPr>
          <w:rFonts w:ascii="Times New Roman" w:eastAsia="Times New Roman" w:hAnsi="Times New Roman" w:cs="Times New Roman"/>
          <w:b/>
          <w:bCs/>
        </w:rPr>
        <w:t>Predictive Maintenance of Equipment</w:t>
      </w:r>
      <w:r w:rsidRPr="2F6AFE9C">
        <w:rPr>
          <w:rFonts w:ascii="Times New Roman" w:eastAsia="Times New Roman" w:hAnsi="Times New Roman" w:cs="Times New Roman"/>
        </w:rPr>
        <w:t xml:space="preserve"> </w:t>
      </w:r>
    </w:p>
    <w:p w14:paraId="65D752A7" w14:textId="224CC5A2" w:rsidR="1814D3DE" w:rsidRDefault="1814D3DE" w:rsidP="2F6AFE9C">
      <w:pPr>
        <w:spacing w:after="160" w:line="257" w:lineRule="auto"/>
        <w:ind w:left="720"/>
        <w:rPr>
          <w:rFonts w:ascii="Times New Roman" w:eastAsia="Times New Roman" w:hAnsi="Times New Roman" w:cs="Times New Roman"/>
        </w:rPr>
      </w:pPr>
      <w:r w:rsidRPr="2F6AFE9C">
        <w:rPr>
          <w:rFonts w:ascii="Times New Roman" w:eastAsia="Times New Roman" w:hAnsi="Times New Roman" w:cs="Times New Roman"/>
        </w:rPr>
        <w:t xml:space="preserve">Using connected devices, hospitals can monitor the health of critical equipment like ventilators or dialysis machines. Predictive tools help schedule maintenance before failures occur, ensuring uninterrupted patient care. </w:t>
      </w:r>
    </w:p>
    <w:p w14:paraId="47E6DCF9" w14:textId="1C453365" w:rsidR="1814D3DE" w:rsidRDefault="1814D3DE" w:rsidP="2F6AFE9C">
      <w:pPr>
        <w:spacing w:after="160" w:line="257" w:lineRule="auto"/>
        <w:rPr>
          <w:rFonts w:ascii="Times New Roman" w:eastAsia="Times New Roman" w:hAnsi="Times New Roman" w:cs="Times New Roman"/>
          <w:sz w:val="32"/>
          <w:szCs w:val="32"/>
          <w:u w:val="single"/>
        </w:rPr>
      </w:pPr>
      <w:r w:rsidRPr="45ECD6E4">
        <w:rPr>
          <w:rFonts w:ascii="Times New Roman" w:eastAsia="Times New Roman" w:hAnsi="Times New Roman" w:cs="Times New Roman"/>
          <w:b/>
          <w:sz w:val="32"/>
          <w:szCs w:val="32"/>
          <w:u w:val="single"/>
        </w:rPr>
        <w:t>Challenges:</w:t>
      </w:r>
      <w:r w:rsidRPr="45ECD6E4">
        <w:rPr>
          <w:rFonts w:ascii="Times New Roman" w:eastAsia="Times New Roman" w:hAnsi="Times New Roman" w:cs="Times New Roman"/>
          <w:sz w:val="32"/>
          <w:szCs w:val="32"/>
          <w:u w:val="single"/>
        </w:rPr>
        <w:t xml:space="preserve"> </w:t>
      </w:r>
    </w:p>
    <w:p w14:paraId="2FD5A21F" w14:textId="773EC417" w:rsidR="1814D3DE" w:rsidRDefault="1814D3DE" w:rsidP="2F6AFE9C">
      <w:pPr>
        <w:pStyle w:val="ListParagraph"/>
        <w:numPr>
          <w:ilvl w:val="0"/>
          <w:numId w:val="4"/>
        </w:numPr>
        <w:spacing w:line="259" w:lineRule="auto"/>
        <w:rPr>
          <w:rFonts w:ascii="Times New Roman" w:eastAsia="Times New Roman" w:hAnsi="Times New Roman" w:cs="Times New Roman"/>
        </w:rPr>
      </w:pPr>
      <w:r w:rsidRPr="2F6AFE9C">
        <w:rPr>
          <w:rFonts w:ascii="Times New Roman" w:eastAsia="Times New Roman" w:hAnsi="Times New Roman" w:cs="Times New Roman"/>
          <w:b/>
          <w:bCs/>
        </w:rPr>
        <w:t>Delays in Accessing Data Across Regions</w:t>
      </w:r>
      <w:r w:rsidRPr="2F6AFE9C">
        <w:rPr>
          <w:rFonts w:ascii="Times New Roman" w:eastAsia="Times New Roman" w:hAnsi="Times New Roman" w:cs="Times New Roman"/>
        </w:rPr>
        <w:t xml:space="preserve"> </w:t>
      </w:r>
    </w:p>
    <w:p w14:paraId="17DF63B4" w14:textId="65A76C5E" w:rsidR="1814D3DE" w:rsidRDefault="1814D3DE" w:rsidP="2F6AFE9C">
      <w:pPr>
        <w:spacing w:after="160" w:line="257" w:lineRule="auto"/>
        <w:ind w:left="720"/>
        <w:rPr>
          <w:rFonts w:ascii="Times New Roman" w:eastAsia="Times New Roman" w:hAnsi="Times New Roman" w:cs="Times New Roman"/>
        </w:rPr>
      </w:pPr>
      <w:r w:rsidRPr="2F6AFE9C">
        <w:rPr>
          <w:rFonts w:ascii="Times New Roman" w:eastAsia="Times New Roman" w:hAnsi="Times New Roman" w:cs="Times New Roman"/>
        </w:rPr>
        <w:t xml:space="preserve">If patient records are stored in one geographical region and accessed from another, there can be delays. This becomes an issue during emergencies when immediate access to patient history is crucial. </w:t>
      </w:r>
    </w:p>
    <w:p w14:paraId="395F32A2" w14:textId="037D0DB7" w:rsidR="1814D3DE" w:rsidRDefault="1814D3DE" w:rsidP="2F6AFE9C">
      <w:pPr>
        <w:pStyle w:val="ListParagraph"/>
        <w:numPr>
          <w:ilvl w:val="0"/>
          <w:numId w:val="3"/>
        </w:numPr>
        <w:spacing w:line="259" w:lineRule="auto"/>
        <w:rPr>
          <w:rFonts w:ascii="Times New Roman" w:eastAsia="Times New Roman" w:hAnsi="Times New Roman" w:cs="Times New Roman"/>
        </w:rPr>
      </w:pPr>
      <w:r w:rsidRPr="2F6AFE9C">
        <w:rPr>
          <w:rFonts w:ascii="Times New Roman" w:eastAsia="Times New Roman" w:hAnsi="Times New Roman" w:cs="Times New Roman"/>
          <w:b/>
          <w:bCs/>
        </w:rPr>
        <w:t>Compatibility with Older Devices</w:t>
      </w:r>
      <w:r w:rsidRPr="2F6AFE9C">
        <w:rPr>
          <w:rFonts w:ascii="Times New Roman" w:eastAsia="Times New Roman" w:hAnsi="Times New Roman" w:cs="Times New Roman"/>
        </w:rPr>
        <w:t xml:space="preserve"> </w:t>
      </w:r>
    </w:p>
    <w:p w14:paraId="0CB65786" w14:textId="5A16EEEB" w:rsidR="1814D3DE" w:rsidRDefault="1814D3DE" w:rsidP="2F6AFE9C">
      <w:pPr>
        <w:spacing w:after="160" w:line="257" w:lineRule="auto"/>
        <w:ind w:left="720"/>
        <w:rPr>
          <w:rFonts w:ascii="Times New Roman" w:eastAsia="Times New Roman" w:hAnsi="Times New Roman" w:cs="Times New Roman"/>
        </w:rPr>
      </w:pPr>
      <w:r w:rsidRPr="2F6AFE9C">
        <w:rPr>
          <w:rFonts w:ascii="Times New Roman" w:eastAsia="Times New Roman" w:hAnsi="Times New Roman" w:cs="Times New Roman"/>
        </w:rPr>
        <w:t xml:space="preserve">Some hospital equipment may not integrate easily with modern cloud platforms. For example, older machines may need additional systems or custom solutions to send data in real time, which can increase setup time and costs. </w:t>
      </w:r>
    </w:p>
    <w:p w14:paraId="53F0290A" w14:textId="08B6CB34" w:rsidR="1814D3DE" w:rsidRDefault="1814D3DE" w:rsidP="2F6AFE9C">
      <w:pPr>
        <w:pStyle w:val="ListParagraph"/>
        <w:numPr>
          <w:ilvl w:val="0"/>
          <w:numId w:val="2"/>
        </w:numPr>
        <w:spacing w:line="259" w:lineRule="auto"/>
        <w:rPr>
          <w:rFonts w:ascii="Times New Roman" w:eastAsia="Times New Roman" w:hAnsi="Times New Roman" w:cs="Times New Roman"/>
        </w:rPr>
      </w:pPr>
      <w:r w:rsidRPr="2F6AFE9C">
        <w:rPr>
          <w:rFonts w:ascii="Times New Roman" w:eastAsia="Times New Roman" w:hAnsi="Times New Roman" w:cs="Times New Roman"/>
          <w:b/>
          <w:bCs/>
        </w:rPr>
        <w:t>Dependence on Cloud Services</w:t>
      </w:r>
      <w:r w:rsidRPr="2F6AFE9C">
        <w:rPr>
          <w:rFonts w:ascii="Times New Roman" w:eastAsia="Times New Roman" w:hAnsi="Times New Roman" w:cs="Times New Roman"/>
        </w:rPr>
        <w:t xml:space="preserve"> </w:t>
      </w:r>
    </w:p>
    <w:p w14:paraId="50A4650A" w14:textId="726F8BBB" w:rsidR="1FAEFF0A" w:rsidRDefault="1814D3DE" w:rsidP="1FAEFF0A">
      <w:pPr>
        <w:spacing w:after="160" w:line="257" w:lineRule="auto"/>
        <w:ind w:left="720"/>
        <w:rPr>
          <w:rFonts w:ascii="Times New Roman" w:eastAsia="Times New Roman" w:hAnsi="Times New Roman" w:cs="Times New Roman"/>
        </w:rPr>
      </w:pPr>
      <w:r w:rsidRPr="2F6AFE9C">
        <w:rPr>
          <w:rFonts w:ascii="Times New Roman" w:eastAsia="Times New Roman" w:hAnsi="Times New Roman" w:cs="Times New Roman"/>
        </w:rPr>
        <w:t xml:space="preserve">The reliance on cloud-based tools like Amazon Kinesis or IoT Events can pose a risk if there are outages. A failure in these systems might delay critical alerts, such as vital sign irregularities, potentially endangering patients. </w:t>
      </w:r>
    </w:p>
    <w:p w14:paraId="204CCD6E" w14:textId="6F118182" w:rsidR="1814D3DE" w:rsidRDefault="1814D3DE" w:rsidP="2F6AFE9C">
      <w:pPr>
        <w:pStyle w:val="ListParagraph"/>
        <w:numPr>
          <w:ilvl w:val="0"/>
          <w:numId w:val="1"/>
        </w:numPr>
        <w:spacing w:line="259" w:lineRule="auto"/>
        <w:rPr>
          <w:rFonts w:ascii="Times New Roman" w:eastAsia="Times New Roman" w:hAnsi="Times New Roman" w:cs="Times New Roman"/>
        </w:rPr>
      </w:pPr>
      <w:r w:rsidRPr="2F6AFE9C">
        <w:rPr>
          <w:rFonts w:ascii="Times New Roman" w:eastAsia="Times New Roman" w:hAnsi="Times New Roman" w:cs="Times New Roman"/>
          <w:b/>
          <w:bCs/>
        </w:rPr>
        <w:t>Meeting Strict Healthcare Regulations</w:t>
      </w:r>
      <w:r w:rsidRPr="2F6AFE9C">
        <w:rPr>
          <w:rFonts w:ascii="Times New Roman" w:eastAsia="Times New Roman" w:hAnsi="Times New Roman" w:cs="Times New Roman"/>
        </w:rPr>
        <w:t xml:space="preserve"> </w:t>
      </w:r>
    </w:p>
    <w:p w14:paraId="1A67ECE7" w14:textId="2A5576A2" w:rsidR="1814D3DE" w:rsidRDefault="1814D3DE" w:rsidP="2F6AFE9C">
      <w:pPr>
        <w:spacing w:after="160" w:line="257" w:lineRule="auto"/>
        <w:ind w:left="720"/>
        <w:rPr>
          <w:rFonts w:ascii="Aptos" w:eastAsia="Aptos" w:hAnsi="Aptos" w:cs="Aptos"/>
        </w:rPr>
      </w:pPr>
      <w:r w:rsidRPr="2F6AFE9C">
        <w:rPr>
          <w:rFonts w:ascii="Times New Roman" w:eastAsia="Times New Roman" w:hAnsi="Times New Roman" w:cs="Times New Roman"/>
        </w:rPr>
        <w:t xml:space="preserve">Real-time data must remain secure and compliant with healthcare regulations like HIPAA. This requires constant vigilance to ensure all data handling processes, from transfer to storage, meet regulatory standards. Any misconfiguration could result in fines or breaches of patient trust. </w:t>
      </w:r>
    </w:p>
    <w:p w14:paraId="0CFB3511" w14:textId="7FB870CD" w:rsidR="1FAEFF0A" w:rsidRDefault="1FAEFF0A" w:rsidP="1FAEFF0A">
      <w:pPr>
        <w:spacing w:after="160" w:line="257" w:lineRule="auto"/>
        <w:ind w:left="720"/>
        <w:rPr>
          <w:rFonts w:ascii="Times New Roman" w:eastAsia="Times New Roman" w:hAnsi="Times New Roman" w:cs="Times New Roman"/>
        </w:rPr>
      </w:pPr>
    </w:p>
    <w:p w14:paraId="1F2E71CB" w14:textId="44C6A039" w:rsidR="113E6278" w:rsidRDefault="113E6278" w:rsidP="1FAEFF0A">
      <w:pPr>
        <w:spacing w:after="160" w:line="257" w:lineRule="auto"/>
        <w:jc w:val="center"/>
        <w:rPr>
          <w:rFonts w:ascii="Times New Roman" w:eastAsia="Times New Roman" w:hAnsi="Times New Roman" w:cs="Times New Roman"/>
        </w:rPr>
      </w:pPr>
      <w:r w:rsidRPr="1FAEFF0A">
        <w:rPr>
          <w:rFonts w:ascii="Times New Roman" w:eastAsia="Times New Roman" w:hAnsi="Times New Roman" w:cs="Times New Roman"/>
        </w:rPr>
        <w:t>-x-</w:t>
      </w:r>
    </w:p>
    <w:p w14:paraId="00D6EB49" w14:textId="58219857" w:rsidR="00754388" w:rsidRDefault="00754388" w:rsidP="50D23EBF">
      <w:pPr>
        <w:spacing w:after="160" w:line="257" w:lineRule="auto"/>
        <w:ind w:left="720"/>
        <w:rPr>
          <w:rFonts w:ascii="Times New Roman" w:eastAsia="Times New Roman" w:hAnsi="Times New Roman" w:cs="Times New Roman"/>
        </w:rPr>
      </w:pPr>
    </w:p>
    <w:p w14:paraId="4CEAE032" w14:textId="1AFDCDAD" w:rsidR="009718D8" w:rsidRDefault="009718D8" w:rsidP="50D23EBF">
      <w:pPr>
        <w:spacing w:after="160" w:line="257" w:lineRule="auto"/>
        <w:ind w:left="720"/>
        <w:rPr>
          <w:rFonts w:ascii="Times New Roman" w:eastAsia="Times New Roman" w:hAnsi="Times New Roman" w:cs="Times New Roman"/>
        </w:rPr>
      </w:pPr>
    </w:p>
    <w:p w14:paraId="3943ED45" w14:textId="7B40E022" w:rsidR="00BE69EC" w:rsidRDefault="00BE69EC" w:rsidP="50D23EBF">
      <w:pPr>
        <w:spacing w:after="160" w:line="257" w:lineRule="auto"/>
        <w:ind w:left="720"/>
        <w:rPr>
          <w:rFonts w:ascii="Times New Roman" w:eastAsia="Times New Roman" w:hAnsi="Times New Roman" w:cs="Times New Roman"/>
        </w:rPr>
      </w:pPr>
    </w:p>
    <w:p w14:paraId="54C4C709" w14:textId="3F10668A" w:rsidR="00BE69EC" w:rsidRDefault="00BE69EC" w:rsidP="50D23EBF">
      <w:pPr>
        <w:spacing w:after="160" w:line="257" w:lineRule="auto"/>
        <w:ind w:left="720"/>
        <w:rPr>
          <w:rFonts w:ascii="Times New Roman" w:eastAsia="Times New Roman" w:hAnsi="Times New Roman" w:cs="Times New Roman"/>
        </w:rPr>
      </w:pPr>
    </w:p>
    <w:p w14:paraId="08B3FF37" w14:textId="77777777" w:rsidR="00353E4B" w:rsidRDefault="00353E4B" w:rsidP="50D23EBF">
      <w:pPr>
        <w:spacing w:after="160" w:line="257" w:lineRule="auto"/>
        <w:ind w:left="720"/>
        <w:rPr>
          <w:rFonts w:ascii="Times New Roman" w:eastAsia="Times New Roman" w:hAnsi="Times New Roman" w:cs="Times New Roman"/>
        </w:rPr>
      </w:pPr>
    </w:p>
    <w:p w14:paraId="06610654" w14:textId="77777777" w:rsidR="00353E4B" w:rsidRDefault="00353E4B" w:rsidP="50D23EBF">
      <w:pPr>
        <w:spacing w:after="160" w:line="257" w:lineRule="auto"/>
        <w:ind w:left="720"/>
        <w:rPr>
          <w:rFonts w:ascii="Times New Roman" w:eastAsia="Times New Roman" w:hAnsi="Times New Roman" w:cs="Times New Roman"/>
        </w:rPr>
      </w:pPr>
    </w:p>
    <w:p w14:paraId="506FACFB" w14:textId="77777777" w:rsidR="00353E4B" w:rsidRDefault="00353E4B" w:rsidP="50D23EBF">
      <w:pPr>
        <w:spacing w:after="160" w:line="257" w:lineRule="auto"/>
        <w:ind w:left="720"/>
        <w:rPr>
          <w:rFonts w:ascii="Times New Roman" w:eastAsia="Times New Roman" w:hAnsi="Times New Roman" w:cs="Times New Roman"/>
        </w:rPr>
      </w:pPr>
    </w:p>
    <w:p w14:paraId="697D2A6A" w14:textId="77777777" w:rsidR="00353E4B" w:rsidRDefault="00353E4B" w:rsidP="50D23EBF">
      <w:pPr>
        <w:spacing w:after="160" w:line="257" w:lineRule="auto"/>
        <w:ind w:left="720"/>
        <w:rPr>
          <w:rFonts w:ascii="Times New Roman" w:eastAsia="Times New Roman" w:hAnsi="Times New Roman" w:cs="Times New Roman"/>
        </w:rPr>
      </w:pPr>
    </w:p>
    <w:p w14:paraId="4F912AC1" w14:textId="77777777" w:rsidR="00353E4B" w:rsidRDefault="00353E4B" w:rsidP="50D23EBF">
      <w:pPr>
        <w:spacing w:after="160" w:line="257" w:lineRule="auto"/>
        <w:ind w:left="720"/>
        <w:rPr>
          <w:rFonts w:ascii="Times New Roman" w:eastAsia="Times New Roman" w:hAnsi="Times New Roman" w:cs="Times New Roman"/>
        </w:rPr>
      </w:pPr>
    </w:p>
    <w:p w14:paraId="2855BBC8" w14:textId="77777777" w:rsidR="00353E4B" w:rsidRDefault="00353E4B" w:rsidP="50D23EBF">
      <w:pPr>
        <w:spacing w:after="160" w:line="257" w:lineRule="auto"/>
        <w:ind w:left="720"/>
        <w:rPr>
          <w:rFonts w:ascii="Times New Roman" w:eastAsia="Times New Roman" w:hAnsi="Times New Roman" w:cs="Times New Roman"/>
        </w:rPr>
      </w:pPr>
    </w:p>
    <w:p w14:paraId="5BC62C5B" w14:textId="1107F1C5" w:rsidR="00BE69EC" w:rsidRDefault="00BE69EC" w:rsidP="50D23EBF">
      <w:pPr>
        <w:spacing w:after="160" w:line="257" w:lineRule="auto"/>
        <w:ind w:left="720"/>
        <w:rPr>
          <w:rFonts w:ascii="Times New Roman" w:eastAsia="Times New Roman" w:hAnsi="Times New Roman" w:cs="Times New Roman"/>
        </w:rPr>
      </w:pPr>
    </w:p>
    <w:p w14:paraId="16250061" w14:textId="6DC80A4B" w:rsidR="00BE69EC" w:rsidRDefault="00BE69EC" w:rsidP="50D23EBF">
      <w:pPr>
        <w:spacing w:after="160" w:line="257" w:lineRule="auto"/>
        <w:ind w:left="720"/>
        <w:rPr>
          <w:rFonts w:ascii="Times New Roman" w:eastAsia="Times New Roman" w:hAnsi="Times New Roman" w:cs="Times New Roman"/>
        </w:rPr>
      </w:pPr>
    </w:p>
    <w:p w14:paraId="370CDB99" w14:textId="3271828E" w:rsidR="00BE69EC" w:rsidRDefault="00BE69EC" w:rsidP="50D23EBF">
      <w:pPr>
        <w:spacing w:after="160" w:line="257" w:lineRule="auto"/>
        <w:ind w:left="720"/>
        <w:rPr>
          <w:rFonts w:ascii="Times New Roman" w:eastAsia="Times New Roman" w:hAnsi="Times New Roman" w:cs="Times New Roman"/>
        </w:rPr>
      </w:pPr>
    </w:p>
    <w:p w14:paraId="0730A391" w14:textId="77777777" w:rsidR="00825FCC" w:rsidRDefault="00825FCC" w:rsidP="50D23EBF">
      <w:pPr>
        <w:spacing w:after="160" w:line="257" w:lineRule="auto"/>
        <w:ind w:left="720"/>
        <w:rPr>
          <w:rFonts w:ascii="Times New Roman" w:eastAsia="Times New Roman" w:hAnsi="Times New Roman" w:cs="Times New Roman"/>
        </w:rPr>
      </w:pPr>
    </w:p>
    <w:p w14:paraId="3E279290" w14:textId="77777777" w:rsidR="00825FCC" w:rsidRDefault="00825FCC" w:rsidP="50D23EBF">
      <w:pPr>
        <w:spacing w:after="160" w:line="257" w:lineRule="auto"/>
        <w:ind w:left="720"/>
        <w:rPr>
          <w:rFonts w:ascii="Times New Roman" w:eastAsia="Times New Roman" w:hAnsi="Times New Roman" w:cs="Times New Roman"/>
        </w:rPr>
      </w:pPr>
    </w:p>
    <w:p w14:paraId="5E7F2C2B" w14:textId="2F5481E6" w:rsidR="00BE69EC" w:rsidRDefault="00BE69EC" w:rsidP="50D23EBF">
      <w:pPr>
        <w:spacing w:after="160" w:line="257" w:lineRule="auto"/>
        <w:ind w:left="720"/>
        <w:rPr>
          <w:rFonts w:ascii="Times New Roman" w:eastAsia="Times New Roman" w:hAnsi="Times New Roman" w:cs="Times New Roman"/>
        </w:rPr>
      </w:pPr>
    </w:p>
    <w:p w14:paraId="4DD27BD9" w14:textId="36C29624" w:rsidR="00BE69EC" w:rsidRDefault="002F1982" w:rsidP="00911545">
      <w:pPr>
        <w:spacing w:after="160" w:line="257" w:lineRule="auto"/>
        <w:rPr>
          <w:rFonts w:ascii="Times New Roman" w:eastAsia="Times New Roman" w:hAnsi="Times New Roman" w:cs="Times New Roman"/>
          <w:i/>
          <w:iCs/>
        </w:rPr>
      </w:pPr>
      <w:r>
        <w:rPr>
          <w:rFonts w:ascii="Times New Roman" w:eastAsia="Times New Roman" w:hAnsi="Times New Roman" w:cs="Times New Roman"/>
          <w:i/>
          <w:iCs/>
        </w:rPr>
        <w:t>Figure 6: Full Architecture Diagram</w:t>
      </w:r>
    </w:p>
    <w:p w14:paraId="6BD95FEA" w14:textId="68053987" w:rsidR="002F1982" w:rsidRPr="00582180" w:rsidRDefault="002F1982" w:rsidP="00582180">
      <w:pPr>
        <w:spacing w:after="160" w:line="257" w:lineRule="auto"/>
        <w:ind w:left="-1350"/>
        <w:rPr>
          <w:rFonts w:ascii="Times New Roman" w:eastAsia="Times New Roman" w:hAnsi="Times New Roman" w:cs="Times New Roman"/>
          <w:i/>
          <w:iCs/>
        </w:rPr>
      </w:pPr>
      <w:r>
        <w:rPr>
          <w:noProof/>
        </w:rPr>
        <w:drawing>
          <wp:inline distT="0" distB="0" distL="0" distR="0" wp14:anchorId="3DBE5466" wp14:editId="59E1D305">
            <wp:extent cx="7719060" cy="7806266"/>
            <wp:effectExtent l="0" t="0" r="2540" b="4445"/>
            <wp:docPr id="1452360740" name="Picture 1452360740"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2360740"/>
                    <pic:cNvPicPr/>
                  </pic:nvPicPr>
                  <pic:blipFill>
                    <a:blip r:embed="rId12">
                      <a:extLst>
                        <a:ext uri="{28A0092B-C50C-407E-A947-70E740481C1C}">
                          <a14:useLocalDpi xmlns:a14="http://schemas.microsoft.com/office/drawing/2010/main" val="0"/>
                        </a:ext>
                      </a:extLst>
                    </a:blip>
                    <a:stretch>
                      <a:fillRect/>
                    </a:stretch>
                  </pic:blipFill>
                  <pic:spPr>
                    <a:xfrm>
                      <a:off x="0" y="0"/>
                      <a:ext cx="7719060" cy="7806266"/>
                    </a:xfrm>
                    <a:prstGeom prst="rect">
                      <a:avLst/>
                    </a:prstGeom>
                  </pic:spPr>
                </pic:pic>
              </a:graphicData>
            </a:graphic>
          </wp:inline>
        </w:drawing>
      </w:r>
    </w:p>
    <w:p w14:paraId="041CA1F9" w14:textId="1341533E" w:rsidR="108FD90C" w:rsidRPr="00353E4B" w:rsidRDefault="77640A0E" w:rsidP="001B5A90">
      <w:pPr>
        <w:spacing w:after="160" w:line="257" w:lineRule="auto"/>
        <w:rPr>
          <w:rFonts w:ascii="Times New Roman" w:eastAsia="Aptos" w:hAnsi="Times New Roman" w:cs="Times New Roman"/>
          <w:b/>
          <w:sz w:val="32"/>
          <w:szCs w:val="32"/>
          <w:u w:val="single"/>
        </w:rPr>
      </w:pPr>
      <w:r w:rsidRPr="00353E4B">
        <w:rPr>
          <w:rFonts w:ascii="Times New Roman" w:eastAsia="Aptos" w:hAnsi="Times New Roman" w:cs="Times New Roman"/>
          <w:b/>
          <w:sz w:val="32"/>
          <w:szCs w:val="32"/>
          <w:u w:val="single"/>
        </w:rPr>
        <w:t>References:</w:t>
      </w:r>
    </w:p>
    <w:p w14:paraId="4209737C" w14:textId="3CC63D1E" w:rsidR="11F12BC7" w:rsidRPr="00353E4B" w:rsidRDefault="25DF6A8B" w:rsidP="00734B50">
      <w:pPr>
        <w:pStyle w:val="ListParagraph"/>
        <w:numPr>
          <w:ilvl w:val="3"/>
          <w:numId w:val="2"/>
        </w:numPr>
        <w:spacing w:before="240" w:after="240"/>
        <w:ind w:left="360"/>
        <w:rPr>
          <w:rFonts w:ascii="Times New Roman" w:hAnsi="Times New Roman" w:cs="Times New Roman"/>
          <w:b/>
          <w:color w:val="000000" w:themeColor="text1"/>
        </w:rPr>
      </w:pPr>
      <w:r w:rsidRPr="00353E4B">
        <w:rPr>
          <w:rFonts w:ascii="Times New Roman" w:hAnsi="Times New Roman" w:cs="Times New Roman"/>
          <w:b/>
          <w:color w:val="000000" w:themeColor="text1"/>
        </w:rPr>
        <w:t xml:space="preserve">FDA - Medical Device Cybersecurity: </w:t>
      </w:r>
      <w:r w:rsidRPr="00353E4B">
        <w:rPr>
          <w:rFonts w:ascii="Times New Roman" w:hAnsi="Times New Roman" w:cs="Times New Roman"/>
          <w:color w:val="000000" w:themeColor="text1"/>
        </w:rPr>
        <w:t xml:space="preserve">U.S. Food and Drug Administration. (2021). </w:t>
      </w:r>
      <w:r w:rsidRPr="00353E4B">
        <w:rPr>
          <w:rFonts w:ascii="Times New Roman" w:hAnsi="Times New Roman" w:cs="Times New Roman"/>
          <w:i/>
          <w:color w:val="000000" w:themeColor="text1"/>
        </w:rPr>
        <w:t>Medical device cybersecurity: What you need to know</w:t>
      </w:r>
      <w:r w:rsidRPr="00353E4B">
        <w:rPr>
          <w:rFonts w:ascii="Times New Roman" w:hAnsi="Times New Roman" w:cs="Times New Roman"/>
          <w:color w:val="000000" w:themeColor="text1"/>
        </w:rPr>
        <w:t xml:space="preserve">. Retrieved from </w:t>
      </w:r>
      <w:hyperlink r:id="rId13">
        <w:r w:rsidRPr="00353E4B">
          <w:rPr>
            <w:rStyle w:val="Hyperlink"/>
            <w:rFonts w:ascii="Times New Roman" w:hAnsi="Times New Roman" w:cs="Times New Roman"/>
            <w:color w:val="000000" w:themeColor="text1"/>
          </w:rPr>
          <w:t>https://www.fda.gov/consumers/consumer-updates/medical-device-cybersecurity-what-you-need-know</w:t>
        </w:r>
      </w:hyperlink>
      <w:r w:rsidR="11F12BC7" w:rsidRPr="00353E4B">
        <w:rPr>
          <w:rFonts w:ascii="Times New Roman" w:hAnsi="Times New Roman" w:cs="Times New Roman"/>
          <w:color w:val="000000" w:themeColor="text1"/>
        </w:rPr>
        <w:t xml:space="preserve"> </w:t>
      </w:r>
    </w:p>
    <w:p w14:paraId="50E91A09" w14:textId="0560B88E" w:rsidR="11F12BC7" w:rsidRPr="00353E4B" w:rsidRDefault="25DF6A8B" w:rsidP="00734B50">
      <w:pPr>
        <w:pStyle w:val="ListParagraph"/>
        <w:numPr>
          <w:ilvl w:val="3"/>
          <w:numId w:val="2"/>
        </w:numPr>
        <w:ind w:left="360"/>
        <w:rPr>
          <w:rFonts w:ascii="Times New Roman" w:hAnsi="Times New Roman" w:cs="Times New Roman"/>
          <w:color w:val="000000" w:themeColor="text1"/>
        </w:rPr>
      </w:pPr>
      <w:r w:rsidRPr="00353E4B">
        <w:rPr>
          <w:rFonts w:ascii="Times New Roman" w:hAnsi="Times New Roman" w:cs="Times New Roman"/>
          <w:b/>
          <w:color w:val="000000" w:themeColor="text1"/>
        </w:rPr>
        <w:t xml:space="preserve">AWS - IoT Medical Devices: </w:t>
      </w:r>
      <w:r w:rsidRPr="00353E4B">
        <w:rPr>
          <w:rFonts w:ascii="Times New Roman" w:hAnsi="Times New Roman" w:cs="Times New Roman"/>
          <w:color w:val="000000" w:themeColor="text1"/>
        </w:rPr>
        <w:t xml:space="preserve">Amazon Web Services. (n.d.). </w:t>
      </w:r>
      <w:r w:rsidRPr="00353E4B">
        <w:rPr>
          <w:rFonts w:ascii="Times New Roman" w:hAnsi="Times New Roman" w:cs="Times New Roman"/>
          <w:i/>
          <w:color w:val="000000" w:themeColor="text1"/>
        </w:rPr>
        <w:t>AWS architecture for medical devices</w:t>
      </w:r>
      <w:r w:rsidRPr="00353E4B">
        <w:rPr>
          <w:rFonts w:ascii="Times New Roman" w:hAnsi="Times New Roman" w:cs="Times New Roman"/>
          <w:color w:val="000000" w:themeColor="text1"/>
        </w:rPr>
        <w:t xml:space="preserve">. Retrieved from </w:t>
      </w:r>
      <w:hyperlink r:id="rId14">
        <w:r w:rsidRPr="00353E4B">
          <w:rPr>
            <w:rStyle w:val="Hyperlink"/>
            <w:rFonts w:ascii="Times New Roman" w:hAnsi="Times New Roman" w:cs="Times New Roman"/>
            <w:color w:val="000000" w:themeColor="text1"/>
          </w:rPr>
          <w:t>https://d1.awsstatic.com/architecture-diagrams/ArchitectureDiagrams/iot-medical-devices-ra.pdf?did=wp_card&amp;trk=wp_card</w:t>
        </w:r>
      </w:hyperlink>
      <w:r w:rsidR="11F12BC7" w:rsidRPr="00353E4B">
        <w:rPr>
          <w:rFonts w:ascii="Times New Roman" w:hAnsi="Times New Roman" w:cs="Times New Roman"/>
          <w:color w:val="000000" w:themeColor="text1"/>
        </w:rPr>
        <w:t xml:space="preserve"> </w:t>
      </w:r>
    </w:p>
    <w:p w14:paraId="41706A23" w14:textId="5E29AFD7" w:rsidR="11F12BC7" w:rsidRPr="00353E4B" w:rsidRDefault="25DF6A8B" w:rsidP="00734B50">
      <w:pPr>
        <w:pStyle w:val="ListParagraph"/>
        <w:numPr>
          <w:ilvl w:val="3"/>
          <w:numId w:val="2"/>
        </w:numPr>
        <w:ind w:left="360"/>
        <w:rPr>
          <w:rFonts w:ascii="Times New Roman" w:hAnsi="Times New Roman" w:cs="Times New Roman"/>
          <w:color w:val="000000" w:themeColor="text1"/>
        </w:rPr>
      </w:pPr>
      <w:proofErr w:type="spellStart"/>
      <w:r w:rsidRPr="00353E4B">
        <w:rPr>
          <w:rFonts w:ascii="Times New Roman" w:hAnsi="Times New Roman" w:cs="Times New Roman"/>
          <w:b/>
          <w:color w:val="000000" w:themeColor="text1"/>
        </w:rPr>
        <w:t>Keyfactor</w:t>
      </w:r>
      <w:proofErr w:type="spellEnd"/>
      <w:r w:rsidRPr="00353E4B">
        <w:rPr>
          <w:rFonts w:ascii="Times New Roman" w:hAnsi="Times New Roman" w:cs="Times New Roman"/>
          <w:b/>
          <w:color w:val="000000" w:themeColor="text1"/>
        </w:rPr>
        <w:t xml:space="preserve"> - Public Key Infrastructure (PKI): </w:t>
      </w:r>
      <w:proofErr w:type="spellStart"/>
      <w:r w:rsidRPr="00353E4B">
        <w:rPr>
          <w:rFonts w:ascii="Times New Roman" w:hAnsi="Times New Roman" w:cs="Times New Roman"/>
          <w:color w:val="000000" w:themeColor="text1"/>
        </w:rPr>
        <w:t>Keyfactor</w:t>
      </w:r>
      <w:proofErr w:type="spellEnd"/>
      <w:r w:rsidRPr="00353E4B">
        <w:rPr>
          <w:rFonts w:ascii="Times New Roman" w:hAnsi="Times New Roman" w:cs="Times New Roman"/>
          <w:color w:val="000000" w:themeColor="text1"/>
        </w:rPr>
        <w:t xml:space="preserve">. (n.d.). </w:t>
      </w:r>
      <w:r w:rsidRPr="00353E4B">
        <w:rPr>
          <w:rFonts w:ascii="Times New Roman" w:hAnsi="Times New Roman" w:cs="Times New Roman"/>
          <w:i/>
          <w:color w:val="000000" w:themeColor="text1"/>
        </w:rPr>
        <w:t>What is PKI?</w:t>
      </w:r>
      <w:r w:rsidRPr="00353E4B">
        <w:rPr>
          <w:rFonts w:ascii="Times New Roman" w:hAnsi="Times New Roman" w:cs="Times New Roman"/>
          <w:color w:val="000000" w:themeColor="text1"/>
        </w:rPr>
        <w:t xml:space="preserve"> Retrieved from </w:t>
      </w:r>
      <w:hyperlink r:id="rId15" w:anchor=":~:text=practice%20PKI%20programs.-,What%20are%20Common%20Challenges%20that%20PKI%20Solves?,Email%20and%20data%20encryption">
        <w:r w:rsidRPr="00353E4B">
          <w:rPr>
            <w:rStyle w:val="Hyperlink"/>
            <w:rFonts w:ascii="Times New Roman" w:hAnsi="Times New Roman" w:cs="Times New Roman"/>
            <w:color w:val="000000" w:themeColor="text1"/>
          </w:rPr>
          <w:t>https://www.keyfactor.com/education-center/what-is-pki/#:~:text=practice%20PKI%20programs.-,What%20are%20Common%20Challenges%20that%20PKI%20Solves?,Email%20and%20data%20encryption</w:t>
        </w:r>
      </w:hyperlink>
      <w:r w:rsidR="11F12BC7" w:rsidRPr="00353E4B">
        <w:rPr>
          <w:rFonts w:ascii="Times New Roman" w:hAnsi="Times New Roman" w:cs="Times New Roman"/>
          <w:color w:val="000000" w:themeColor="text1"/>
        </w:rPr>
        <w:t xml:space="preserve"> </w:t>
      </w:r>
    </w:p>
    <w:p w14:paraId="22A6A17F" w14:textId="131B90C2" w:rsidR="11F12BC7" w:rsidRPr="00353E4B" w:rsidRDefault="25DF6A8B" w:rsidP="00734B50">
      <w:pPr>
        <w:pStyle w:val="ListParagraph"/>
        <w:numPr>
          <w:ilvl w:val="0"/>
          <w:numId w:val="2"/>
        </w:numPr>
        <w:ind w:left="360"/>
        <w:rPr>
          <w:rFonts w:ascii="Times New Roman" w:hAnsi="Times New Roman" w:cs="Times New Roman"/>
          <w:color w:val="000000" w:themeColor="text1"/>
        </w:rPr>
      </w:pPr>
      <w:r w:rsidRPr="00353E4B">
        <w:rPr>
          <w:rFonts w:ascii="Times New Roman" w:hAnsi="Times New Roman" w:cs="Times New Roman"/>
          <w:b/>
          <w:color w:val="000000" w:themeColor="text1"/>
        </w:rPr>
        <w:t xml:space="preserve">AWS - Streams Introduction: </w:t>
      </w:r>
      <w:r w:rsidRPr="00353E4B">
        <w:rPr>
          <w:rFonts w:ascii="Times New Roman" w:hAnsi="Times New Roman" w:cs="Times New Roman"/>
          <w:color w:val="000000" w:themeColor="text1"/>
        </w:rPr>
        <w:t xml:space="preserve">Amazon Web Services. (n.d.). </w:t>
      </w:r>
      <w:r w:rsidRPr="00353E4B">
        <w:rPr>
          <w:rFonts w:ascii="Times New Roman" w:hAnsi="Times New Roman" w:cs="Times New Roman"/>
          <w:i/>
          <w:color w:val="000000" w:themeColor="text1"/>
        </w:rPr>
        <w:t>Introduction to Amazon Kinesis Data Streams</w:t>
      </w:r>
      <w:r w:rsidRPr="00353E4B">
        <w:rPr>
          <w:rFonts w:ascii="Times New Roman" w:hAnsi="Times New Roman" w:cs="Times New Roman"/>
          <w:color w:val="000000" w:themeColor="text1"/>
        </w:rPr>
        <w:t xml:space="preserve">. Retrieved from </w:t>
      </w:r>
      <w:hyperlink r:id="rId16" w:anchor=":~:text=Accelerated%20log%20and%20data%20feed,Streams%20applications%20and%20data%20streams">
        <w:r w:rsidRPr="00353E4B">
          <w:rPr>
            <w:rStyle w:val="Hyperlink"/>
            <w:rFonts w:ascii="Times New Roman" w:hAnsi="Times New Roman" w:cs="Times New Roman"/>
            <w:color w:val="000000" w:themeColor="text1"/>
          </w:rPr>
          <w:t>https://docs.aws.amazon.com/streams/latest/dev/introduction.html#:~:text=Accelerated%20log%20and%20data%20feed,Streams%20applications%20and%20data%20streams</w:t>
        </w:r>
      </w:hyperlink>
      <w:r w:rsidR="11F12BC7" w:rsidRPr="00353E4B">
        <w:rPr>
          <w:rFonts w:ascii="Times New Roman" w:hAnsi="Times New Roman" w:cs="Times New Roman"/>
          <w:color w:val="000000" w:themeColor="text1"/>
        </w:rPr>
        <w:t xml:space="preserve">. </w:t>
      </w:r>
    </w:p>
    <w:p w14:paraId="48BBC6D7" w14:textId="21A9E30B" w:rsidR="11F12BC7" w:rsidRPr="00353E4B" w:rsidRDefault="25DF6A8B" w:rsidP="005C0CCF">
      <w:pPr>
        <w:pStyle w:val="ListParagraph"/>
        <w:numPr>
          <w:ilvl w:val="0"/>
          <w:numId w:val="2"/>
        </w:numPr>
        <w:ind w:left="360"/>
        <w:rPr>
          <w:rFonts w:ascii="Times New Roman" w:hAnsi="Times New Roman" w:cs="Times New Roman"/>
          <w:color w:val="000000" w:themeColor="text1"/>
        </w:rPr>
      </w:pPr>
      <w:r w:rsidRPr="00353E4B">
        <w:rPr>
          <w:rFonts w:ascii="Times New Roman" w:hAnsi="Times New Roman" w:cs="Times New Roman"/>
          <w:b/>
          <w:color w:val="000000" w:themeColor="text1"/>
        </w:rPr>
        <w:t xml:space="preserve">AWS - Using Athena and </w:t>
      </w:r>
      <w:proofErr w:type="spellStart"/>
      <w:r w:rsidRPr="00353E4B">
        <w:rPr>
          <w:rFonts w:ascii="Times New Roman" w:hAnsi="Times New Roman" w:cs="Times New Roman"/>
          <w:b/>
          <w:color w:val="000000" w:themeColor="text1"/>
        </w:rPr>
        <w:t>Quicksight</w:t>
      </w:r>
      <w:proofErr w:type="spellEnd"/>
      <w:r w:rsidRPr="00353E4B">
        <w:rPr>
          <w:rFonts w:ascii="Times New Roman" w:hAnsi="Times New Roman" w:cs="Times New Roman"/>
          <w:b/>
          <w:color w:val="000000" w:themeColor="text1"/>
        </w:rPr>
        <w:t xml:space="preserve">: </w:t>
      </w:r>
      <w:r w:rsidRPr="00353E4B">
        <w:rPr>
          <w:rFonts w:ascii="Times New Roman" w:hAnsi="Times New Roman" w:cs="Times New Roman"/>
          <w:color w:val="000000" w:themeColor="text1"/>
        </w:rPr>
        <w:t xml:space="preserve">Amazon Web Services. (2021). </w:t>
      </w:r>
      <w:r w:rsidRPr="00353E4B">
        <w:rPr>
          <w:rFonts w:ascii="Times New Roman" w:hAnsi="Times New Roman" w:cs="Times New Roman"/>
          <w:i/>
          <w:color w:val="000000" w:themeColor="text1"/>
        </w:rPr>
        <w:t xml:space="preserve">Use Amazon Athena and Amazon </w:t>
      </w:r>
      <w:proofErr w:type="spellStart"/>
      <w:r w:rsidRPr="00353E4B">
        <w:rPr>
          <w:rFonts w:ascii="Times New Roman" w:hAnsi="Times New Roman" w:cs="Times New Roman"/>
          <w:i/>
          <w:color w:val="000000" w:themeColor="text1"/>
        </w:rPr>
        <w:t>QuickSight</w:t>
      </w:r>
      <w:proofErr w:type="spellEnd"/>
      <w:r w:rsidRPr="00353E4B">
        <w:rPr>
          <w:rFonts w:ascii="Times New Roman" w:hAnsi="Times New Roman" w:cs="Times New Roman"/>
          <w:i/>
          <w:color w:val="000000" w:themeColor="text1"/>
        </w:rPr>
        <w:t xml:space="preserve"> in a cross-account environment</w:t>
      </w:r>
      <w:r w:rsidRPr="00353E4B">
        <w:rPr>
          <w:rFonts w:ascii="Times New Roman" w:hAnsi="Times New Roman" w:cs="Times New Roman"/>
          <w:color w:val="000000" w:themeColor="text1"/>
        </w:rPr>
        <w:t xml:space="preserve">. Retrieved from </w:t>
      </w:r>
      <w:hyperlink r:id="rId17">
        <w:r w:rsidRPr="00353E4B">
          <w:rPr>
            <w:rStyle w:val="Hyperlink"/>
            <w:rFonts w:ascii="Times New Roman" w:hAnsi="Times New Roman" w:cs="Times New Roman"/>
            <w:color w:val="000000" w:themeColor="text1"/>
          </w:rPr>
          <w:t>https://aws.amazon.com/blogs/big-data/use-amazon-athena-and-amazon-quicksight-in-a-cross-account-environment/</w:t>
        </w:r>
      </w:hyperlink>
      <w:r w:rsidR="11F12BC7" w:rsidRPr="00353E4B">
        <w:rPr>
          <w:rFonts w:ascii="Times New Roman" w:hAnsi="Times New Roman" w:cs="Times New Roman"/>
          <w:color w:val="000000" w:themeColor="text1"/>
        </w:rPr>
        <w:t xml:space="preserve"> </w:t>
      </w:r>
    </w:p>
    <w:p w14:paraId="081C39C2" w14:textId="2982E352" w:rsidR="11F12BC7" w:rsidRPr="00353E4B" w:rsidRDefault="11F12BC7" w:rsidP="005C0CCF">
      <w:pPr>
        <w:pStyle w:val="ListParagraph"/>
        <w:numPr>
          <w:ilvl w:val="0"/>
          <w:numId w:val="2"/>
        </w:numPr>
        <w:ind w:left="360"/>
        <w:rPr>
          <w:rFonts w:ascii="Times New Roman" w:hAnsi="Times New Roman" w:cs="Times New Roman"/>
          <w:color w:val="000000" w:themeColor="text1"/>
        </w:rPr>
      </w:pPr>
      <w:r w:rsidRPr="00353E4B">
        <w:rPr>
          <w:rFonts w:ascii="Times New Roman" w:hAnsi="Times New Roman" w:cs="Times New Roman"/>
          <w:b/>
          <w:bCs/>
          <w:color w:val="000000" w:themeColor="text1"/>
        </w:rPr>
        <w:t>IoT For All. (n.d.). How IoT devices transform healthcare with real-time data collection.</w:t>
      </w:r>
      <w:r w:rsidRPr="00353E4B">
        <w:rPr>
          <w:rFonts w:ascii="Times New Roman" w:hAnsi="Times New Roman" w:cs="Times New Roman"/>
          <w:color w:val="000000" w:themeColor="text1"/>
        </w:rPr>
        <w:t xml:space="preserve"> Retrieved from </w:t>
      </w:r>
      <w:hyperlink r:id="rId18">
        <w:r w:rsidRPr="00353E4B">
          <w:rPr>
            <w:rStyle w:val="Hyperlink"/>
            <w:rFonts w:ascii="Times New Roman" w:hAnsi="Times New Roman" w:cs="Times New Roman"/>
            <w:color w:val="000000" w:themeColor="text1"/>
          </w:rPr>
          <w:t>https://www.iotforall.com</w:t>
        </w:r>
      </w:hyperlink>
      <w:r w:rsidRPr="00353E4B">
        <w:rPr>
          <w:rFonts w:ascii="Times New Roman" w:hAnsi="Times New Roman" w:cs="Times New Roman"/>
          <w:color w:val="000000" w:themeColor="text1"/>
        </w:rPr>
        <w:t xml:space="preserve"> </w:t>
      </w:r>
    </w:p>
    <w:p w14:paraId="6484A718" w14:textId="07E92F13" w:rsidR="11F12BC7" w:rsidRPr="00353E4B" w:rsidRDefault="11F12BC7" w:rsidP="005C0CCF">
      <w:pPr>
        <w:pStyle w:val="ListParagraph"/>
        <w:numPr>
          <w:ilvl w:val="0"/>
          <w:numId w:val="2"/>
        </w:numPr>
        <w:ind w:left="360"/>
        <w:rPr>
          <w:rFonts w:ascii="Times New Roman" w:hAnsi="Times New Roman" w:cs="Times New Roman"/>
          <w:color w:val="000000" w:themeColor="text1"/>
        </w:rPr>
      </w:pPr>
      <w:r w:rsidRPr="00353E4B">
        <w:rPr>
          <w:rFonts w:ascii="Times New Roman" w:hAnsi="Times New Roman" w:cs="Times New Roman"/>
          <w:b/>
          <w:bCs/>
          <w:color w:val="000000" w:themeColor="text1"/>
        </w:rPr>
        <w:t xml:space="preserve">MDPI. (2023). </w:t>
      </w:r>
      <w:r w:rsidRPr="00353E4B">
        <w:rPr>
          <w:rFonts w:ascii="Times New Roman" w:hAnsi="Times New Roman" w:cs="Times New Roman"/>
          <w:color w:val="000000" w:themeColor="text1"/>
        </w:rPr>
        <w:t xml:space="preserve">Lack of connectivity and disruptions in IoT health devices. </w:t>
      </w:r>
      <w:r w:rsidRPr="00353E4B">
        <w:rPr>
          <w:rFonts w:ascii="Times New Roman" w:hAnsi="Times New Roman" w:cs="Times New Roman"/>
          <w:i/>
          <w:iCs/>
          <w:color w:val="000000" w:themeColor="text1"/>
        </w:rPr>
        <w:t>MDPI Journal of Diagnostics, 14</w:t>
      </w:r>
      <w:r w:rsidRPr="00353E4B">
        <w:rPr>
          <w:rFonts w:ascii="Times New Roman" w:hAnsi="Times New Roman" w:cs="Times New Roman"/>
          <w:color w:val="000000" w:themeColor="text1"/>
        </w:rPr>
        <w:t xml:space="preserve">(18), 2037. Retrieved from </w:t>
      </w:r>
      <w:hyperlink r:id="rId19">
        <w:r w:rsidRPr="00353E4B">
          <w:rPr>
            <w:rStyle w:val="Hyperlink"/>
            <w:rFonts w:ascii="Times New Roman" w:hAnsi="Times New Roman" w:cs="Times New Roman"/>
            <w:color w:val="000000" w:themeColor="text1"/>
          </w:rPr>
          <w:t>https://www.mdpi.com</w:t>
        </w:r>
      </w:hyperlink>
      <w:r w:rsidRPr="00353E4B">
        <w:rPr>
          <w:rFonts w:ascii="Times New Roman" w:hAnsi="Times New Roman" w:cs="Times New Roman"/>
          <w:color w:val="000000" w:themeColor="text1"/>
        </w:rPr>
        <w:t xml:space="preserve"> </w:t>
      </w:r>
    </w:p>
    <w:p w14:paraId="279C1DA5" w14:textId="46D7AD48" w:rsidR="11F12BC7" w:rsidRPr="00353E4B" w:rsidRDefault="11F12BC7" w:rsidP="005C0CCF">
      <w:pPr>
        <w:pStyle w:val="ListParagraph"/>
        <w:numPr>
          <w:ilvl w:val="0"/>
          <w:numId w:val="2"/>
        </w:numPr>
        <w:ind w:left="360"/>
        <w:rPr>
          <w:rFonts w:ascii="Times New Roman" w:hAnsi="Times New Roman" w:cs="Times New Roman"/>
          <w:color w:val="000000" w:themeColor="text1"/>
        </w:rPr>
      </w:pPr>
      <w:r w:rsidRPr="00353E4B">
        <w:rPr>
          <w:rFonts w:ascii="Times New Roman" w:hAnsi="Times New Roman" w:cs="Times New Roman"/>
          <w:b/>
          <w:bCs/>
          <w:color w:val="000000" w:themeColor="text1"/>
        </w:rPr>
        <w:t>American Medical Association. (n.d.). 4 mistakes your patients should avoid with wearables.</w:t>
      </w:r>
      <w:r w:rsidRPr="00353E4B">
        <w:rPr>
          <w:rFonts w:ascii="Times New Roman" w:hAnsi="Times New Roman" w:cs="Times New Roman"/>
          <w:color w:val="000000" w:themeColor="text1"/>
        </w:rPr>
        <w:t xml:space="preserve"> </w:t>
      </w:r>
      <w:r w:rsidRPr="00353E4B">
        <w:rPr>
          <w:rFonts w:ascii="Times New Roman" w:hAnsi="Times New Roman" w:cs="Times New Roman"/>
          <w:i/>
          <w:iCs/>
          <w:color w:val="000000" w:themeColor="text1"/>
        </w:rPr>
        <w:t>AMA Insights.</w:t>
      </w:r>
      <w:r w:rsidRPr="00353E4B">
        <w:rPr>
          <w:rFonts w:ascii="Times New Roman" w:hAnsi="Times New Roman" w:cs="Times New Roman"/>
          <w:color w:val="000000" w:themeColor="text1"/>
        </w:rPr>
        <w:t xml:space="preserve"> Retrieved from </w:t>
      </w:r>
      <w:hyperlink r:id="rId20">
        <w:r w:rsidRPr="00353E4B">
          <w:rPr>
            <w:rStyle w:val="Hyperlink"/>
            <w:rFonts w:ascii="Times New Roman" w:hAnsi="Times New Roman" w:cs="Times New Roman"/>
            <w:color w:val="000000" w:themeColor="text1"/>
          </w:rPr>
          <w:t>https://www.ama-assn.org</w:t>
        </w:r>
      </w:hyperlink>
      <w:r w:rsidRPr="00353E4B">
        <w:rPr>
          <w:rFonts w:ascii="Times New Roman" w:hAnsi="Times New Roman" w:cs="Times New Roman"/>
          <w:color w:val="000000" w:themeColor="text1"/>
        </w:rPr>
        <w:t xml:space="preserve"> </w:t>
      </w:r>
    </w:p>
    <w:p w14:paraId="2748D88B" w14:textId="71C8516C" w:rsidR="11F12BC7" w:rsidRPr="00353E4B" w:rsidRDefault="11F12BC7" w:rsidP="005C0CCF">
      <w:pPr>
        <w:pStyle w:val="ListParagraph"/>
        <w:numPr>
          <w:ilvl w:val="0"/>
          <w:numId w:val="2"/>
        </w:numPr>
        <w:ind w:left="360"/>
        <w:rPr>
          <w:rFonts w:ascii="Times New Roman" w:hAnsi="Times New Roman" w:cs="Times New Roman"/>
          <w:color w:val="000000" w:themeColor="text1"/>
        </w:rPr>
      </w:pPr>
      <w:r w:rsidRPr="00353E4B">
        <w:rPr>
          <w:rFonts w:ascii="Times New Roman" w:hAnsi="Times New Roman" w:cs="Times New Roman"/>
          <w:b/>
          <w:bCs/>
          <w:color w:val="000000" w:themeColor="text1"/>
        </w:rPr>
        <w:t xml:space="preserve">Therapeutic Goods Administration (TGA). (2022). Actual and potential harm caused by medical software. </w:t>
      </w:r>
      <w:r w:rsidRPr="00353E4B">
        <w:rPr>
          <w:rFonts w:ascii="Times New Roman" w:hAnsi="Times New Roman" w:cs="Times New Roman"/>
          <w:i/>
          <w:iCs/>
          <w:color w:val="000000" w:themeColor="text1"/>
        </w:rPr>
        <w:t>TGA Report.</w:t>
      </w:r>
      <w:r w:rsidRPr="00353E4B">
        <w:rPr>
          <w:rFonts w:ascii="Times New Roman" w:hAnsi="Times New Roman" w:cs="Times New Roman"/>
          <w:color w:val="000000" w:themeColor="text1"/>
        </w:rPr>
        <w:t xml:space="preserve"> Retrieved from </w:t>
      </w:r>
      <w:hyperlink r:id="rId21">
        <w:r w:rsidRPr="00353E4B">
          <w:rPr>
            <w:rStyle w:val="Hyperlink"/>
            <w:rFonts w:ascii="Times New Roman" w:hAnsi="Times New Roman" w:cs="Times New Roman"/>
            <w:color w:val="000000" w:themeColor="text1"/>
          </w:rPr>
          <w:t>https://www.tga.gov.au</w:t>
        </w:r>
      </w:hyperlink>
      <w:r w:rsidRPr="00353E4B">
        <w:rPr>
          <w:rFonts w:ascii="Times New Roman" w:hAnsi="Times New Roman" w:cs="Times New Roman"/>
          <w:color w:val="000000" w:themeColor="text1"/>
        </w:rPr>
        <w:t xml:space="preserve"> </w:t>
      </w:r>
    </w:p>
    <w:p w14:paraId="599C28F8" w14:textId="240C5988" w:rsidR="00A502A1" w:rsidRPr="00353E4B" w:rsidRDefault="11F12BC7" w:rsidP="00A502A1">
      <w:pPr>
        <w:pStyle w:val="ListParagraph"/>
        <w:numPr>
          <w:ilvl w:val="0"/>
          <w:numId w:val="2"/>
        </w:numPr>
        <w:ind w:left="360"/>
        <w:rPr>
          <w:rStyle w:val="Hyperlink"/>
          <w:rFonts w:ascii="Times New Roman" w:hAnsi="Times New Roman" w:cs="Times New Roman"/>
          <w:color w:val="000000" w:themeColor="text1"/>
          <w:u w:val="none"/>
        </w:rPr>
      </w:pPr>
      <w:proofErr w:type="spellStart"/>
      <w:r w:rsidRPr="00353E4B">
        <w:rPr>
          <w:rFonts w:ascii="Times New Roman" w:hAnsi="Times New Roman" w:cs="Times New Roman"/>
          <w:b/>
          <w:bCs/>
          <w:color w:val="000000" w:themeColor="text1"/>
        </w:rPr>
        <w:t>Cleio</w:t>
      </w:r>
      <w:proofErr w:type="spellEnd"/>
      <w:r w:rsidRPr="00353E4B">
        <w:rPr>
          <w:rFonts w:ascii="Times New Roman" w:hAnsi="Times New Roman" w:cs="Times New Roman"/>
          <w:b/>
          <w:bCs/>
          <w:color w:val="000000" w:themeColor="text1"/>
        </w:rPr>
        <w:t xml:space="preserve"> Insights. (n.d.). Wearable medical devices: Challenges in design.</w:t>
      </w:r>
      <w:r w:rsidRPr="00353E4B">
        <w:rPr>
          <w:rFonts w:ascii="Times New Roman" w:hAnsi="Times New Roman" w:cs="Times New Roman"/>
          <w:color w:val="000000" w:themeColor="text1"/>
        </w:rPr>
        <w:t xml:space="preserve"> Retrieved from </w:t>
      </w:r>
      <w:hyperlink r:id="rId22">
        <w:r w:rsidRPr="00353E4B">
          <w:rPr>
            <w:rStyle w:val="Hyperlink"/>
            <w:rFonts w:ascii="Times New Roman" w:hAnsi="Times New Roman" w:cs="Times New Roman"/>
            <w:color w:val="000000" w:themeColor="text1"/>
          </w:rPr>
          <w:t>https://cleio.com</w:t>
        </w:r>
      </w:hyperlink>
    </w:p>
    <w:p w14:paraId="72979616" w14:textId="41EA0AAE" w:rsidR="00F31D4F" w:rsidRPr="00353E4B" w:rsidRDefault="00A502A1" w:rsidP="00A502A1">
      <w:pPr>
        <w:pStyle w:val="ListParagraph"/>
        <w:numPr>
          <w:ilvl w:val="0"/>
          <w:numId w:val="2"/>
        </w:numPr>
        <w:ind w:left="360"/>
        <w:rPr>
          <w:rFonts w:ascii="Times New Roman" w:hAnsi="Times New Roman" w:cs="Times New Roman"/>
          <w:color w:val="000000" w:themeColor="text1"/>
        </w:rPr>
      </w:pPr>
      <w:r w:rsidRPr="00353E4B">
        <w:rPr>
          <w:rFonts w:ascii="Times New Roman" w:hAnsi="Times New Roman" w:cs="Times New Roman"/>
          <w:b/>
          <w:bCs/>
        </w:rPr>
        <w:t xml:space="preserve">Amazon Web Services. (n.d.). </w:t>
      </w:r>
      <w:r w:rsidRPr="00353E4B">
        <w:rPr>
          <w:rStyle w:val="Emphasis"/>
          <w:rFonts w:ascii="Times New Roman" w:eastAsiaTheme="majorEastAsia" w:hAnsi="Times New Roman" w:cs="Times New Roman"/>
          <w:b/>
          <w:bCs/>
        </w:rPr>
        <w:t>Replication instance: AWS Database Migration Service</w:t>
      </w:r>
      <w:r w:rsidRPr="00353E4B">
        <w:rPr>
          <w:rFonts w:ascii="Times New Roman" w:hAnsi="Times New Roman" w:cs="Times New Roman"/>
          <w:b/>
          <w:bCs/>
        </w:rPr>
        <w:t>.</w:t>
      </w:r>
      <w:r w:rsidRPr="00353E4B">
        <w:rPr>
          <w:rFonts w:ascii="Times New Roman" w:hAnsi="Times New Roman" w:cs="Times New Roman"/>
        </w:rPr>
        <w:t xml:space="preserve"> Retrieved December 7, 2024, from </w:t>
      </w:r>
      <w:hyperlink r:id="rId23">
        <w:r w:rsidRPr="00353E4B">
          <w:rPr>
            <w:rStyle w:val="Hyperlink"/>
            <w:rFonts w:ascii="Times New Roman" w:eastAsiaTheme="majorEastAsia" w:hAnsi="Times New Roman" w:cs="Times New Roman"/>
          </w:rPr>
          <w:t>https://docs.aws.amazon.com/dms/latest/userguide/CHAP_ReplicationInstance.html</w:t>
        </w:r>
      </w:hyperlink>
    </w:p>
    <w:p w14:paraId="3C65BFDB" w14:textId="2CA4A3E5" w:rsidR="003754B7" w:rsidRPr="00353E4B" w:rsidRDefault="00A502A1" w:rsidP="003754B7">
      <w:pPr>
        <w:pStyle w:val="ListParagraph"/>
        <w:numPr>
          <w:ilvl w:val="0"/>
          <w:numId w:val="2"/>
        </w:numPr>
        <w:ind w:left="360"/>
        <w:rPr>
          <w:rStyle w:val="Hyperlink"/>
          <w:rFonts w:ascii="Times New Roman" w:hAnsi="Times New Roman" w:cs="Times New Roman"/>
          <w:color w:val="000000" w:themeColor="text1"/>
          <w:u w:val="none"/>
        </w:rPr>
      </w:pPr>
      <w:r w:rsidRPr="00353E4B">
        <w:rPr>
          <w:rFonts w:ascii="Times New Roman" w:hAnsi="Times New Roman" w:cs="Times New Roman"/>
          <w:b/>
          <w:bCs/>
        </w:rPr>
        <w:t xml:space="preserve">Amazon Web Services. (n.d.). </w:t>
      </w:r>
      <w:r w:rsidRPr="00353E4B">
        <w:rPr>
          <w:rStyle w:val="Emphasis"/>
          <w:rFonts w:ascii="Times New Roman" w:eastAsiaTheme="majorEastAsia" w:hAnsi="Times New Roman" w:cs="Times New Roman"/>
          <w:b/>
          <w:bCs/>
        </w:rPr>
        <w:t>Connectors available in Amazon Athena</w:t>
      </w:r>
      <w:r w:rsidRPr="00353E4B">
        <w:rPr>
          <w:rFonts w:ascii="Times New Roman" w:hAnsi="Times New Roman" w:cs="Times New Roman"/>
          <w:b/>
          <w:bCs/>
        </w:rPr>
        <w:t xml:space="preserve">. </w:t>
      </w:r>
      <w:r w:rsidRPr="00353E4B">
        <w:rPr>
          <w:rFonts w:ascii="Times New Roman" w:hAnsi="Times New Roman" w:cs="Times New Roman"/>
        </w:rPr>
        <w:t xml:space="preserve">Retrieved December 7, 2024, from </w:t>
      </w:r>
      <w:del w:id="0" w:author="Microsoft Word" w:date="2024-12-07T20:24:00Z" w16du:dateUtc="2024-12-08T04:24:00Z">
        <w:r w:rsidRPr="00353E4B">
          <w:rPr>
            <w:rFonts w:ascii="Times New Roman" w:hAnsi="Times New Roman" w:cs="Times New Roman"/>
          </w:rPr>
          <w:fldChar w:fldCharType="begin"/>
        </w:r>
        <w:r w:rsidRPr="00353E4B">
          <w:rPr>
            <w:rFonts w:ascii="Times New Roman" w:hAnsi="Times New Roman" w:cs="Times New Roman"/>
          </w:rPr>
          <w:delInstrText>HYPERLINK "https://docs.aws.amazon.com/athena/latest/ug/connectors-available.html" \t "_new"</w:delInstrText>
        </w:r>
        <w:r w:rsidRPr="00353E4B">
          <w:rPr>
            <w:rFonts w:ascii="Times New Roman" w:hAnsi="Times New Roman" w:cs="Times New Roman"/>
          </w:rPr>
        </w:r>
        <w:r w:rsidRPr="00353E4B">
          <w:rPr>
            <w:rFonts w:ascii="Times New Roman" w:hAnsi="Times New Roman" w:cs="Times New Roman"/>
          </w:rPr>
          <w:fldChar w:fldCharType="separate"/>
        </w:r>
        <w:r w:rsidRPr="00353E4B">
          <w:rPr>
            <w:rStyle w:val="Hyperlink"/>
            <w:rFonts w:ascii="Times New Roman" w:eastAsiaTheme="majorEastAsia" w:hAnsi="Times New Roman" w:cs="Times New Roman"/>
          </w:rPr>
          <w:delText>https://docs.aws.amazon.com/athena/latest/ug/connectors-available.html</w:delText>
        </w:r>
        <w:r w:rsidRPr="00353E4B">
          <w:rPr>
            <w:rFonts w:ascii="Times New Roman" w:hAnsi="Times New Roman" w:cs="Times New Roman"/>
          </w:rPr>
          <w:fldChar w:fldCharType="end"/>
        </w:r>
      </w:del>
      <w:ins w:id="1" w:author="Microsoft Word" w:date="2024-12-07T20:24:00Z" w16du:dateUtc="2024-12-08T04:24:00Z">
        <w:r w:rsidRPr="00353E4B">
          <w:rPr>
            <w:rFonts w:ascii="Times New Roman" w:hAnsi="Times New Roman" w:cs="Times New Roman"/>
          </w:rPr>
          <w:fldChar w:fldCharType="begin"/>
        </w:r>
        <w:r w:rsidRPr="00353E4B">
          <w:rPr>
            <w:rFonts w:ascii="Times New Roman" w:hAnsi="Times New Roman" w:cs="Times New Roman"/>
          </w:rPr>
          <w:instrText>HYPERLINK "https://docs.aws.amazon.com/athena/latest/ug/connectors-available.html" \h</w:instrText>
        </w:r>
        <w:r w:rsidRPr="00353E4B">
          <w:rPr>
            <w:rFonts w:ascii="Times New Roman" w:hAnsi="Times New Roman" w:cs="Times New Roman"/>
          </w:rPr>
        </w:r>
        <w:r w:rsidRPr="00353E4B">
          <w:rPr>
            <w:rFonts w:ascii="Times New Roman" w:hAnsi="Times New Roman" w:cs="Times New Roman"/>
          </w:rPr>
          <w:fldChar w:fldCharType="separate"/>
        </w:r>
        <w:r w:rsidRPr="00353E4B">
          <w:rPr>
            <w:rStyle w:val="Hyperlink"/>
            <w:rFonts w:ascii="Times New Roman" w:eastAsiaTheme="majorEastAsia" w:hAnsi="Times New Roman" w:cs="Times New Roman"/>
          </w:rPr>
          <w:t>https://docs.aws.amazon.com/athena/latest/ug/connectors-available.html</w:t>
        </w:r>
        <w:r w:rsidRPr="00353E4B">
          <w:rPr>
            <w:rStyle w:val="Hyperlink"/>
            <w:rFonts w:ascii="Times New Roman" w:eastAsiaTheme="majorEastAsia" w:hAnsi="Times New Roman" w:cs="Times New Roman"/>
          </w:rPr>
          <w:fldChar w:fldCharType="end"/>
        </w:r>
      </w:ins>
    </w:p>
    <w:p w14:paraId="0D0AA13A" w14:textId="69CE6E64" w:rsidR="00A502A1" w:rsidRPr="00353E4B" w:rsidRDefault="00A502A1" w:rsidP="00710053">
      <w:pPr>
        <w:pStyle w:val="ListParagraph"/>
        <w:numPr>
          <w:ilvl w:val="0"/>
          <w:numId w:val="2"/>
        </w:numPr>
        <w:ind w:left="360"/>
        <w:rPr>
          <w:rFonts w:ascii="Times New Roman" w:hAnsi="Times New Roman" w:cs="Times New Roman"/>
          <w:color w:val="000000" w:themeColor="text1"/>
        </w:rPr>
      </w:pPr>
      <w:r w:rsidRPr="00353E4B">
        <w:rPr>
          <w:rFonts w:ascii="Times New Roman" w:hAnsi="Times New Roman" w:cs="Times New Roman"/>
          <w:b/>
          <w:bCs/>
        </w:rPr>
        <w:t xml:space="preserve">Amazon Web Services. (n.d.). </w:t>
      </w:r>
      <w:r w:rsidRPr="00353E4B">
        <w:rPr>
          <w:rStyle w:val="Emphasis"/>
          <w:rFonts w:ascii="Times New Roman" w:eastAsiaTheme="majorEastAsia" w:hAnsi="Times New Roman" w:cs="Times New Roman"/>
          <w:b/>
          <w:bCs/>
        </w:rPr>
        <w:t xml:space="preserve">AWS </w:t>
      </w:r>
      <w:proofErr w:type="spellStart"/>
      <w:r w:rsidRPr="00353E4B">
        <w:rPr>
          <w:rStyle w:val="Emphasis"/>
          <w:rFonts w:ascii="Times New Roman" w:eastAsiaTheme="majorEastAsia" w:hAnsi="Times New Roman" w:cs="Times New Roman"/>
          <w:b/>
          <w:bCs/>
        </w:rPr>
        <w:t>AppFlow</w:t>
      </w:r>
      <w:proofErr w:type="spellEnd"/>
      <w:r w:rsidRPr="00353E4B">
        <w:rPr>
          <w:rFonts w:ascii="Times New Roman" w:hAnsi="Times New Roman" w:cs="Times New Roman"/>
          <w:b/>
          <w:bCs/>
        </w:rPr>
        <w:t>.</w:t>
      </w:r>
      <w:r w:rsidRPr="00353E4B">
        <w:rPr>
          <w:rFonts w:ascii="Times New Roman" w:hAnsi="Times New Roman" w:cs="Times New Roman"/>
        </w:rPr>
        <w:t xml:space="preserve"> Retrieved December 7, 2024, from </w:t>
      </w:r>
      <w:del w:id="2" w:author="Microsoft Word" w:date="2024-12-07T20:24:00Z" w16du:dateUtc="2024-12-08T04:24:00Z">
        <w:r w:rsidRPr="00353E4B">
          <w:rPr>
            <w:rFonts w:ascii="Times New Roman" w:hAnsi="Times New Roman" w:cs="Times New Roman"/>
          </w:rPr>
          <w:fldChar w:fldCharType="begin"/>
        </w:r>
        <w:r w:rsidRPr="00353E4B">
          <w:rPr>
            <w:rFonts w:ascii="Times New Roman" w:hAnsi="Times New Roman" w:cs="Times New Roman"/>
          </w:rPr>
          <w:delInstrText>HYPERLINK "https://aws.amazon.com/appflow/" \t "_new"</w:delInstrText>
        </w:r>
        <w:r w:rsidRPr="00353E4B">
          <w:rPr>
            <w:rFonts w:ascii="Times New Roman" w:hAnsi="Times New Roman" w:cs="Times New Roman"/>
          </w:rPr>
        </w:r>
        <w:r w:rsidRPr="00353E4B">
          <w:rPr>
            <w:rFonts w:ascii="Times New Roman" w:hAnsi="Times New Roman" w:cs="Times New Roman"/>
          </w:rPr>
          <w:fldChar w:fldCharType="separate"/>
        </w:r>
        <w:r w:rsidRPr="00353E4B">
          <w:rPr>
            <w:rStyle w:val="Hyperlink"/>
            <w:rFonts w:ascii="Times New Roman" w:eastAsiaTheme="majorEastAsia" w:hAnsi="Times New Roman" w:cs="Times New Roman"/>
          </w:rPr>
          <w:delText>https://aws.amazon.com/appflow/</w:delText>
        </w:r>
        <w:r w:rsidRPr="00353E4B">
          <w:rPr>
            <w:rFonts w:ascii="Times New Roman" w:hAnsi="Times New Roman" w:cs="Times New Roman"/>
          </w:rPr>
          <w:fldChar w:fldCharType="end"/>
        </w:r>
      </w:del>
      <w:ins w:id="3" w:author="Microsoft Word" w:date="2024-12-07T20:24:00Z" w16du:dateUtc="2024-12-08T04:24:00Z">
        <w:r w:rsidRPr="00353E4B">
          <w:rPr>
            <w:rFonts w:ascii="Times New Roman" w:hAnsi="Times New Roman" w:cs="Times New Roman"/>
          </w:rPr>
          <w:fldChar w:fldCharType="begin"/>
        </w:r>
        <w:r w:rsidRPr="00353E4B">
          <w:rPr>
            <w:rFonts w:ascii="Times New Roman" w:hAnsi="Times New Roman" w:cs="Times New Roman"/>
          </w:rPr>
          <w:instrText>HYPERLINK "https://aws.amazon.com/appflow/" \h</w:instrText>
        </w:r>
        <w:r w:rsidRPr="00353E4B">
          <w:rPr>
            <w:rFonts w:ascii="Times New Roman" w:hAnsi="Times New Roman" w:cs="Times New Roman"/>
          </w:rPr>
        </w:r>
        <w:r w:rsidRPr="00353E4B">
          <w:rPr>
            <w:rFonts w:ascii="Times New Roman" w:hAnsi="Times New Roman" w:cs="Times New Roman"/>
          </w:rPr>
          <w:fldChar w:fldCharType="separate"/>
        </w:r>
        <w:r w:rsidRPr="00353E4B">
          <w:rPr>
            <w:rStyle w:val="Hyperlink"/>
            <w:rFonts w:ascii="Times New Roman" w:eastAsiaTheme="majorEastAsia" w:hAnsi="Times New Roman" w:cs="Times New Roman"/>
          </w:rPr>
          <w:t>https://aws.amazon.com/appflow/</w:t>
        </w:r>
        <w:r w:rsidRPr="00353E4B">
          <w:rPr>
            <w:rStyle w:val="Hyperlink"/>
            <w:rFonts w:ascii="Times New Roman" w:eastAsiaTheme="majorEastAsia" w:hAnsi="Times New Roman" w:cs="Times New Roman"/>
          </w:rPr>
          <w:fldChar w:fldCharType="end"/>
        </w:r>
      </w:ins>
    </w:p>
    <w:sectPr w:rsidR="00A502A1" w:rsidRPr="00353E4B" w:rsidSect="007A0A02">
      <w:headerReference w:type="default" r:id="rId24"/>
      <w:footerReference w:type="default" r:id="rId25"/>
      <w:pgSz w:w="12240" w:h="15840"/>
      <w:pgMar w:top="1440" w:right="1440" w:bottom="1440" w:left="1440" w:header="720" w:footer="720" w:gutter="0"/>
      <w:pgNumType w:start="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6D9634" w14:textId="77777777" w:rsidR="00CA6EC4" w:rsidRDefault="00CA6EC4">
      <w:r>
        <w:separator/>
      </w:r>
    </w:p>
  </w:endnote>
  <w:endnote w:type="continuationSeparator" w:id="0">
    <w:p w14:paraId="79E64754" w14:textId="77777777" w:rsidR="00CA6EC4" w:rsidRDefault="00CA6EC4">
      <w:r>
        <w:continuationSeparator/>
      </w:r>
    </w:p>
  </w:endnote>
  <w:endnote w:type="continuationNotice" w:id="1">
    <w:p w14:paraId="71246AA6" w14:textId="77777777" w:rsidR="00CA6EC4" w:rsidRDefault="00CA6E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ptos Display">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BFD1EB" w14:textId="3660904C" w:rsidR="2F6AFE9C" w:rsidRDefault="2F6AFE9C"/>
  <w:tbl>
    <w:tblPr>
      <w:tblW w:w="0" w:type="auto"/>
      <w:tblLayout w:type="fixed"/>
      <w:tblLook w:val="06A0" w:firstRow="1" w:lastRow="0" w:firstColumn="1" w:lastColumn="0" w:noHBand="1" w:noVBand="1"/>
    </w:tblPr>
    <w:tblGrid>
      <w:gridCol w:w="3120"/>
      <w:gridCol w:w="3120"/>
      <w:gridCol w:w="3120"/>
    </w:tblGrid>
    <w:tr w:rsidR="2F6AFE9C" w14:paraId="04426E75" w14:textId="77777777" w:rsidTr="2F6AFE9C">
      <w:trPr>
        <w:trHeight w:val="300"/>
      </w:trPr>
      <w:tc>
        <w:tcPr>
          <w:tcW w:w="3120" w:type="dxa"/>
        </w:tcPr>
        <w:p w14:paraId="2EF8B9EE" w14:textId="66AC4EF6" w:rsidR="2F6AFE9C" w:rsidRDefault="2F6AFE9C" w:rsidP="2F6AFE9C">
          <w:pPr>
            <w:pStyle w:val="Header"/>
            <w:ind w:left="-115"/>
          </w:pPr>
          <w:r>
            <w:fldChar w:fldCharType="begin"/>
          </w:r>
          <w:r>
            <w:instrText>PAGE</w:instrText>
          </w:r>
          <w:r>
            <w:fldChar w:fldCharType="separate"/>
          </w:r>
          <w:r w:rsidR="00132382">
            <w:rPr>
              <w:noProof/>
            </w:rPr>
            <w:t>1</w:t>
          </w:r>
          <w:r>
            <w:fldChar w:fldCharType="end"/>
          </w:r>
        </w:p>
      </w:tc>
      <w:tc>
        <w:tcPr>
          <w:tcW w:w="3120" w:type="dxa"/>
        </w:tcPr>
        <w:p w14:paraId="483CF246" w14:textId="391DE6F7" w:rsidR="2F6AFE9C" w:rsidRDefault="2F6AFE9C" w:rsidP="2F6AFE9C">
          <w:pPr>
            <w:pStyle w:val="Header"/>
            <w:jc w:val="center"/>
          </w:pPr>
        </w:p>
      </w:tc>
      <w:tc>
        <w:tcPr>
          <w:tcW w:w="3120" w:type="dxa"/>
        </w:tcPr>
        <w:p w14:paraId="48E54EE4" w14:textId="26DD5C31" w:rsidR="2F6AFE9C" w:rsidRDefault="2F6AFE9C" w:rsidP="2F6AFE9C">
          <w:pPr>
            <w:pStyle w:val="Header"/>
            <w:ind w:right="-115"/>
            <w:jc w:val="right"/>
          </w:pPr>
        </w:p>
      </w:tc>
    </w:tr>
  </w:tbl>
  <w:p w14:paraId="08A1E425" w14:textId="0AE5523D" w:rsidR="2F6AFE9C" w:rsidRDefault="2F6AFE9C" w:rsidP="2F6AFE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442BAF" w14:textId="77777777" w:rsidR="00CA6EC4" w:rsidRDefault="00CA6EC4">
      <w:r>
        <w:separator/>
      </w:r>
    </w:p>
  </w:footnote>
  <w:footnote w:type="continuationSeparator" w:id="0">
    <w:p w14:paraId="12821CE4" w14:textId="77777777" w:rsidR="00CA6EC4" w:rsidRDefault="00CA6EC4">
      <w:r>
        <w:continuationSeparator/>
      </w:r>
    </w:p>
  </w:footnote>
  <w:footnote w:type="continuationNotice" w:id="1">
    <w:p w14:paraId="6A68A9B2" w14:textId="77777777" w:rsidR="00CA6EC4" w:rsidRDefault="00CA6EC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F6AFE9C" w14:paraId="1DAD992B" w14:textId="77777777" w:rsidTr="2F6AFE9C">
      <w:trPr>
        <w:trHeight w:val="300"/>
      </w:trPr>
      <w:tc>
        <w:tcPr>
          <w:tcW w:w="3120" w:type="dxa"/>
        </w:tcPr>
        <w:p w14:paraId="0277E854" w14:textId="0C528827" w:rsidR="2F6AFE9C" w:rsidRDefault="2F6AFE9C" w:rsidP="2F6AFE9C">
          <w:pPr>
            <w:pStyle w:val="Header"/>
            <w:ind w:left="-115"/>
          </w:pPr>
        </w:p>
      </w:tc>
      <w:tc>
        <w:tcPr>
          <w:tcW w:w="3120" w:type="dxa"/>
        </w:tcPr>
        <w:p w14:paraId="73EECD64" w14:textId="7531E897" w:rsidR="2F6AFE9C" w:rsidRDefault="2F6AFE9C" w:rsidP="2F6AFE9C">
          <w:pPr>
            <w:pStyle w:val="Header"/>
            <w:jc w:val="center"/>
          </w:pPr>
        </w:p>
      </w:tc>
      <w:tc>
        <w:tcPr>
          <w:tcW w:w="3120" w:type="dxa"/>
        </w:tcPr>
        <w:p w14:paraId="7A8D8BE6" w14:textId="32E3BB6A" w:rsidR="2F6AFE9C" w:rsidRDefault="2F6AFE9C" w:rsidP="2F6AFE9C">
          <w:pPr>
            <w:pStyle w:val="Header"/>
            <w:ind w:right="-115"/>
            <w:jc w:val="right"/>
          </w:pPr>
        </w:p>
      </w:tc>
    </w:tr>
  </w:tbl>
  <w:p w14:paraId="0CC77411" w14:textId="08BFCC65" w:rsidR="2F6AFE9C" w:rsidRDefault="2F6AFE9C" w:rsidP="2F6AFE9C">
    <w:pPr>
      <w:pStyle w:val="Header"/>
    </w:pPr>
  </w:p>
</w:hdr>
</file>

<file path=word/intelligence2.xml><?xml version="1.0" encoding="utf-8"?>
<int2:intelligence xmlns:int2="http://schemas.microsoft.com/office/intelligence/2020/intelligence" xmlns:oel="http://schemas.microsoft.com/office/2019/extlst">
  <int2:observations>
    <int2:textHash int2:hashCode="e6slKD5F3rEUVj" int2:id="1MKriGFT">
      <int2:state int2:value="Rejected" int2:type="AugLoop_Text_Critique"/>
    </int2:textHash>
    <int2:textHash int2:hashCode="GcQvuAygUEEyE0" int2:id="9FDPr6F7">
      <int2:state int2:value="Rejected" int2:type="AugLoop_Text_Critique"/>
    </int2:textHash>
    <int2:textHash int2:hashCode="raVJd+KyIYUya6" int2:id="9kMMPLuH">
      <int2:state int2:value="Rejected" int2:type="AugLoop_Text_Critique"/>
    </int2:textHash>
    <int2:textHash int2:hashCode="RPAbGtl7vhtLNU" int2:id="BpC6KnhJ">
      <int2:state int2:value="Rejected" int2:type="AugLoop_Text_Critique"/>
    </int2:textHash>
    <int2:textHash int2:hashCode="My6lL8ZKrM4LNq" int2:id="LHa69dm9">
      <int2:state int2:value="Rejected" int2:type="AugLoop_Text_Critique"/>
    </int2:textHash>
    <int2:textHash int2:hashCode="B/5tkGjq/5WJ4e" int2:id="SMxKSnW9">
      <int2:state int2:value="Rejected" int2:type="AugLoop_Text_Critique"/>
    </int2:textHash>
    <int2:textHash int2:hashCode="mGaA/ycQKgg8AU" int2:id="X3ESNtxq">
      <int2:state int2:value="Rejected" int2:type="AugLoop_Text_Critique"/>
    </int2:textHash>
    <int2:textHash int2:hashCode="5Da3p6bue8Oyqa" int2:id="XBTOGhMo">
      <int2:state int2:value="Rejected" int2:type="AugLoop_Text_Critique"/>
    </int2:textHash>
    <int2:textHash int2:hashCode="3MngbM9TNm+OuZ" int2:id="Y92bD0Ta">
      <int2:state int2:value="Rejected" int2:type="AugLoop_Text_Critique"/>
    </int2:textHash>
    <int2:textHash int2:hashCode="FmndffkJU20adK" int2:id="evla6F4J">
      <int2:state int2:value="Rejected" int2:type="AugLoop_Text_Critique"/>
    </int2:textHash>
    <int2:textHash int2:hashCode="2jmj7l5rSw0yVb" int2:id="gXDJl25k">
      <int2:state int2:value="Rejected" int2:type="AugLoop_Text_Critique"/>
    </int2:textHash>
    <int2:textHash int2:hashCode="iKxElUECpMPF1C" int2:id="hqCPfmFa">
      <int2:state int2:value="Rejected" int2:type="AugLoop_Text_Critique"/>
    </int2:textHash>
    <int2:textHash int2:hashCode="0/2UHzcPL6w85r" int2:id="l1vfqrQP">
      <int2:state int2:value="Rejected" int2:type="AugLoop_Text_Critique"/>
    </int2:textHash>
    <int2:textHash int2:hashCode="lAi+VM9cyNxbkV" int2:id="xwYBWYO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08391"/>
    <w:multiLevelType w:val="hybridMultilevel"/>
    <w:tmpl w:val="5F90B0D6"/>
    <w:lvl w:ilvl="0" w:tplc="76983636">
      <w:start w:val="1"/>
      <w:numFmt w:val="bullet"/>
      <w:lvlText w:val=""/>
      <w:lvlJc w:val="left"/>
      <w:pPr>
        <w:ind w:left="720" w:hanging="360"/>
      </w:pPr>
      <w:rPr>
        <w:rFonts w:ascii="Symbol" w:hAnsi="Symbol" w:hint="default"/>
      </w:rPr>
    </w:lvl>
    <w:lvl w:ilvl="1" w:tplc="3858DD7C">
      <w:start w:val="1"/>
      <w:numFmt w:val="bullet"/>
      <w:lvlText w:val="o"/>
      <w:lvlJc w:val="left"/>
      <w:pPr>
        <w:ind w:left="1440" w:hanging="360"/>
      </w:pPr>
      <w:rPr>
        <w:rFonts w:ascii="Courier New" w:hAnsi="Courier New" w:hint="default"/>
      </w:rPr>
    </w:lvl>
    <w:lvl w:ilvl="2" w:tplc="98069AC8">
      <w:start w:val="1"/>
      <w:numFmt w:val="bullet"/>
      <w:lvlText w:val=""/>
      <w:lvlJc w:val="left"/>
      <w:pPr>
        <w:ind w:left="2160" w:hanging="360"/>
      </w:pPr>
      <w:rPr>
        <w:rFonts w:ascii="Wingdings" w:hAnsi="Wingdings" w:hint="default"/>
      </w:rPr>
    </w:lvl>
    <w:lvl w:ilvl="3" w:tplc="8864F2A2">
      <w:start w:val="1"/>
      <w:numFmt w:val="bullet"/>
      <w:lvlText w:val=""/>
      <w:lvlJc w:val="left"/>
      <w:pPr>
        <w:ind w:left="2880" w:hanging="360"/>
      </w:pPr>
      <w:rPr>
        <w:rFonts w:ascii="Symbol" w:hAnsi="Symbol" w:hint="default"/>
      </w:rPr>
    </w:lvl>
    <w:lvl w:ilvl="4" w:tplc="C126590A">
      <w:start w:val="1"/>
      <w:numFmt w:val="bullet"/>
      <w:lvlText w:val="o"/>
      <w:lvlJc w:val="left"/>
      <w:pPr>
        <w:ind w:left="3600" w:hanging="360"/>
      </w:pPr>
      <w:rPr>
        <w:rFonts w:ascii="Courier New" w:hAnsi="Courier New" w:hint="default"/>
      </w:rPr>
    </w:lvl>
    <w:lvl w:ilvl="5" w:tplc="42AE8558">
      <w:start w:val="1"/>
      <w:numFmt w:val="bullet"/>
      <w:lvlText w:val=""/>
      <w:lvlJc w:val="left"/>
      <w:pPr>
        <w:ind w:left="4320" w:hanging="360"/>
      </w:pPr>
      <w:rPr>
        <w:rFonts w:ascii="Wingdings" w:hAnsi="Wingdings" w:hint="default"/>
      </w:rPr>
    </w:lvl>
    <w:lvl w:ilvl="6" w:tplc="E8EC6BFA">
      <w:start w:val="1"/>
      <w:numFmt w:val="bullet"/>
      <w:lvlText w:val=""/>
      <w:lvlJc w:val="left"/>
      <w:pPr>
        <w:ind w:left="5040" w:hanging="360"/>
      </w:pPr>
      <w:rPr>
        <w:rFonts w:ascii="Symbol" w:hAnsi="Symbol" w:hint="default"/>
      </w:rPr>
    </w:lvl>
    <w:lvl w:ilvl="7" w:tplc="D26E7BAA">
      <w:start w:val="1"/>
      <w:numFmt w:val="bullet"/>
      <w:lvlText w:val="o"/>
      <w:lvlJc w:val="left"/>
      <w:pPr>
        <w:ind w:left="5760" w:hanging="360"/>
      </w:pPr>
      <w:rPr>
        <w:rFonts w:ascii="Courier New" w:hAnsi="Courier New" w:hint="default"/>
      </w:rPr>
    </w:lvl>
    <w:lvl w:ilvl="8" w:tplc="C91480B4">
      <w:start w:val="1"/>
      <w:numFmt w:val="bullet"/>
      <w:lvlText w:val=""/>
      <w:lvlJc w:val="left"/>
      <w:pPr>
        <w:ind w:left="6480" w:hanging="360"/>
      </w:pPr>
      <w:rPr>
        <w:rFonts w:ascii="Wingdings" w:hAnsi="Wingdings" w:hint="default"/>
      </w:rPr>
    </w:lvl>
  </w:abstractNum>
  <w:abstractNum w:abstractNumId="1" w15:restartNumberingAfterBreak="0">
    <w:nsid w:val="032962EB"/>
    <w:multiLevelType w:val="hybridMultilevel"/>
    <w:tmpl w:val="9D2C25BA"/>
    <w:lvl w:ilvl="0" w:tplc="9FCE325A">
      <w:start w:val="2"/>
      <w:numFmt w:val="decimal"/>
      <w:lvlText w:val="%1."/>
      <w:lvlJc w:val="left"/>
      <w:pPr>
        <w:ind w:left="720" w:hanging="360"/>
      </w:pPr>
    </w:lvl>
    <w:lvl w:ilvl="1" w:tplc="10BC45A0">
      <w:start w:val="1"/>
      <w:numFmt w:val="lowerLetter"/>
      <w:lvlText w:val="%2."/>
      <w:lvlJc w:val="left"/>
      <w:pPr>
        <w:ind w:left="1440" w:hanging="360"/>
      </w:pPr>
    </w:lvl>
    <w:lvl w:ilvl="2" w:tplc="988E26C0">
      <w:start w:val="1"/>
      <w:numFmt w:val="lowerRoman"/>
      <w:lvlText w:val="%3."/>
      <w:lvlJc w:val="right"/>
      <w:pPr>
        <w:ind w:left="2160" w:hanging="180"/>
      </w:pPr>
    </w:lvl>
    <w:lvl w:ilvl="3" w:tplc="18026138">
      <w:start w:val="1"/>
      <w:numFmt w:val="decimal"/>
      <w:lvlText w:val="%4."/>
      <w:lvlJc w:val="left"/>
      <w:pPr>
        <w:ind w:left="2880" w:hanging="360"/>
      </w:pPr>
    </w:lvl>
    <w:lvl w:ilvl="4" w:tplc="124A1060">
      <w:start w:val="1"/>
      <w:numFmt w:val="lowerLetter"/>
      <w:lvlText w:val="%5."/>
      <w:lvlJc w:val="left"/>
      <w:pPr>
        <w:ind w:left="3600" w:hanging="360"/>
      </w:pPr>
    </w:lvl>
    <w:lvl w:ilvl="5" w:tplc="A2841DA0">
      <w:start w:val="1"/>
      <w:numFmt w:val="lowerRoman"/>
      <w:lvlText w:val="%6."/>
      <w:lvlJc w:val="right"/>
      <w:pPr>
        <w:ind w:left="4320" w:hanging="180"/>
      </w:pPr>
    </w:lvl>
    <w:lvl w:ilvl="6" w:tplc="DD1296C4">
      <w:start w:val="1"/>
      <w:numFmt w:val="decimal"/>
      <w:lvlText w:val="%7."/>
      <w:lvlJc w:val="left"/>
      <w:pPr>
        <w:ind w:left="5040" w:hanging="360"/>
      </w:pPr>
    </w:lvl>
    <w:lvl w:ilvl="7" w:tplc="41106322">
      <w:start w:val="1"/>
      <w:numFmt w:val="lowerLetter"/>
      <w:lvlText w:val="%8."/>
      <w:lvlJc w:val="left"/>
      <w:pPr>
        <w:ind w:left="5760" w:hanging="360"/>
      </w:pPr>
    </w:lvl>
    <w:lvl w:ilvl="8" w:tplc="A5FEAD50">
      <w:start w:val="1"/>
      <w:numFmt w:val="lowerRoman"/>
      <w:lvlText w:val="%9."/>
      <w:lvlJc w:val="right"/>
      <w:pPr>
        <w:ind w:left="6480" w:hanging="180"/>
      </w:pPr>
    </w:lvl>
  </w:abstractNum>
  <w:abstractNum w:abstractNumId="2" w15:restartNumberingAfterBreak="0">
    <w:nsid w:val="062D8AE1"/>
    <w:multiLevelType w:val="hybridMultilevel"/>
    <w:tmpl w:val="FFFFFFFF"/>
    <w:lvl w:ilvl="0" w:tplc="6920858C">
      <w:start w:val="1"/>
      <w:numFmt w:val="bullet"/>
      <w:lvlText w:val="o"/>
      <w:lvlJc w:val="left"/>
      <w:pPr>
        <w:ind w:left="1800" w:hanging="360"/>
      </w:pPr>
      <w:rPr>
        <w:rFonts w:ascii="Courier New" w:hAnsi="Courier New" w:hint="default"/>
      </w:rPr>
    </w:lvl>
    <w:lvl w:ilvl="1" w:tplc="F312A5A4">
      <w:start w:val="1"/>
      <w:numFmt w:val="bullet"/>
      <w:lvlText w:val="o"/>
      <w:lvlJc w:val="left"/>
      <w:pPr>
        <w:ind w:left="2520" w:hanging="360"/>
      </w:pPr>
      <w:rPr>
        <w:rFonts w:ascii="Courier New" w:hAnsi="Courier New" w:hint="default"/>
      </w:rPr>
    </w:lvl>
    <w:lvl w:ilvl="2" w:tplc="0742AB68">
      <w:start w:val="1"/>
      <w:numFmt w:val="bullet"/>
      <w:lvlText w:val=""/>
      <w:lvlJc w:val="left"/>
      <w:pPr>
        <w:ind w:left="3240" w:hanging="360"/>
      </w:pPr>
      <w:rPr>
        <w:rFonts w:ascii="Wingdings" w:hAnsi="Wingdings" w:hint="default"/>
      </w:rPr>
    </w:lvl>
    <w:lvl w:ilvl="3" w:tplc="2586D796">
      <w:start w:val="1"/>
      <w:numFmt w:val="bullet"/>
      <w:lvlText w:val=""/>
      <w:lvlJc w:val="left"/>
      <w:pPr>
        <w:ind w:left="3960" w:hanging="360"/>
      </w:pPr>
      <w:rPr>
        <w:rFonts w:ascii="Symbol" w:hAnsi="Symbol" w:hint="default"/>
      </w:rPr>
    </w:lvl>
    <w:lvl w:ilvl="4" w:tplc="11E82E32">
      <w:start w:val="1"/>
      <w:numFmt w:val="bullet"/>
      <w:lvlText w:val="o"/>
      <w:lvlJc w:val="left"/>
      <w:pPr>
        <w:ind w:left="4680" w:hanging="360"/>
      </w:pPr>
      <w:rPr>
        <w:rFonts w:ascii="Courier New" w:hAnsi="Courier New" w:hint="default"/>
      </w:rPr>
    </w:lvl>
    <w:lvl w:ilvl="5" w:tplc="90C68C72">
      <w:start w:val="1"/>
      <w:numFmt w:val="bullet"/>
      <w:lvlText w:val=""/>
      <w:lvlJc w:val="left"/>
      <w:pPr>
        <w:ind w:left="5400" w:hanging="360"/>
      </w:pPr>
      <w:rPr>
        <w:rFonts w:ascii="Wingdings" w:hAnsi="Wingdings" w:hint="default"/>
      </w:rPr>
    </w:lvl>
    <w:lvl w:ilvl="6" w:tplc="892CCA7C">
      <w:start w:val="1"/>
      <w:numFmt w:val="bullet"/>
      <w:lvlText w:val=""/>
      <w:lvlJc w:val="left"/>
      <w:pPr>
        <w:ind w:left="6120" w:hanging="360"/>
      </w:pPr>
      <w:rPr>
        <w:rFonts w:ascii="Symbol" w:hAnsi="Symbol" w:hint="default"/>
      </w:rPr>
    </w:lvl>
    <w:lvl w:ilvl="7" w:tplc="90E2CABA">
      <w:start w:val="1"/>
      <w:numFmt w:val="bullet"/>
      <w:lvlText w:val="o"/>
      <w:lvlJc w:val="left"/>
      <w:pPr>
        <w:ind w:left="6840" w:hanging="360"/>
      </w:pPr>
      <w:rPr>
        <w:rFonts w:ascii="Courier New" w:hAnsi="Courier New" w:hint="default"/>
      </w:rPr>
    </w:lvl>
    <w:lvl w:ilvl="8" w:tplc="BAD06FA0">
      <w:start w:val="1"/>
      <w:numFmt w:val="bullet"/>
      <w:lvlText w:val=""/>
      <w:lvlJc w:val="left"/>
      <w:pPr>
        <w:ind w:left="7560" w:hanging="360"/>
      </w:pPr>
      <w:rPr>
        <w:rFonts w:ascii="Wingdings" w:hAnsi="Wingdings" w:hint="default"/>
      </w:rPr>
    </w:lvl>
  </w:abstractNum>
  <w:abstractNum w:abstractNumId="3" w15:restartNumberingAfterBreak="0">
    <w:nsid w:val="0903784D"/>
    <w:multiLevelType w:val="hybridMultilevel"/>
    <w:tmpl w:val="83D402B0"/>
    <w:lvl w:ilvl="0" w:tplc="69C070DC">
      <w:start w:val="4"/>
      <w:numFmt w:val="decimal"/>
      <w:lvlText w:val="%1."/>
      <w:lvlJc w:val="left"/>
      <w:pPr>
        <w:ind w:left="720" w:hanging="360"/>
      </w:pPr>
    </w:lvl>
    <w:lvl w:ilvl="1" w:tplc="092C3152">
      <w:start w:val="1"/>
      <w:numFmt w:val="lowerLetter"/>
      <w:lvlText w:val="%2."/>
      <w:lvlJc w:val="left"/>
      <w:pPr>
        <w:ind w:left="1440" w:hanging="360"/>
      </w:pPr>
    </w:lvl>
    <w:lvl w:ilvl="2" w:tplc="65AE6036">
      <w:start w:val="1"/>
      <w:numFmt w:val="lowerRoman"/>
      <w:lvlText w:val="%3."/>
      <w:lvlJc w:val="right"/>
      <w:pPr>
        <w:ind w:left="2160" w:hanging="180"/>
      </w:pPr>
    </w:lvl>
    <w:lvl w:ilvl="3" w:tplc="664A98FE">
      <w:start w:val="1"/>
      <w:numFmt w:val="decimal"/>
      <w:lvlText w:val="%4."/>
      <w:lvlJc w:val="left"/>
      <w:pPr>
        <w:ind w:left="2880" w:hanging="360"/>
      </w:pPr>
    </w:lvl>
    <w:lvl w:ilvl="4" w:tplc="CDD60BAE">
      <w:start w:val="1"/>
      <w:numFmt w:val="lowerLetter"/>
      <w:lvlText w:val="%5."/>
      <w:lvlJc w:val="left"/>
      <w:pPr>
        <w:ind w:left="3600" w:hanging="360"/>
      </w:pPr>
    </w:lvl>
    <w:lvl w:ilvl="5" w:tplc="61B4AE46">
      <w:start w:val="1"/>
      <w:numFmt w:val="lowerRoman"/>
      <w:lvlText w:val="%6."/>
      <w:lvlJc w:val="right"/>
      <w:pPr>
        <w:ind w:left="4320" w:hanging="180"/>
      </w:pPr>
    </w:lvl>
    <w:lvl w:ilvl="6" w:tplc="2E7005E4">
      <w:start w:val="1"/>
      <w:numFmt w:val="decimal"/>
      <w:lvlText w:val="%7."/>
      <w:lvlJc w:val="left"/>
      <w:pPr>
        <w:ind w:left="5040" w:hanging="360"/>
      </w:pPr>
    </w:lvl>
    <w:lvl w:ilvl="7" w:tplc="5908FB70">
      <w:start w:val="1"/>
      <w:numFmt w:val="lowerLetter"/>
      <w:lvlText w:val="%8."/>
      <w:lvlJc w:val="left"/>
      <w:pPr>
        <w:ind w:left="5760" w:hanging="360"/>
      </w:pPr>
    </w:lvl>
    <w:lvl w:ilvl="8" w:tplc="9738D1DE">
      <w:start w:val="1"/>
      <w:numFmt w:val="lowerRoman"/>
      <w:lvlText w:val="%9."/>
      <w:lvlJc w:val="right"/>
      <w:pPr>
        <w:ind w:left="6480" w:hanging="180"/>
      </w:pPr>
    </w:lvl>
  </w:abstractNum>
  <w:abstractNum w:abstractNumId="4" w15:restartNumberingAfterBreak="0">
    <w:nsid w:val="092BCC8B"/>
    <w:multiLevelType w:val="hybridMultilevel"/>
    <w:tmpl w:val="F09043A0"/>
    <w:lvl w:ilvl="0" w:tplc="FFFFFFFF">
      <w:start w:val="1"/>
      <w:numFmt w:val="bullet"/>
      <w:lvlText w:val=""/>
      <w:lvlJc w:val="left"/>
      <w:pPr>
        <w:ind w:left="720" w:hanging="360"/>
      </w:pPr>
      <w:rPr>
        <w:rFonts w:ascii="Symbol" w:hAnsi="Symbol" w:hint="default"/>
      </w:rPr>
    </w:lvl>
    <w:lvl w:ilvl="1" w:tplc="E18AF1CA">
      <w:start w:val="1"/>
      <w:numFmt w:val="bullet"/>
      <w:lvlText w:val="o"/>
      <w:lvlJc w:val="left"/>
      <w:pPr>
        <w:ind w:left="1440" w:hanging="360"/>
      </w:pPr>
      <w:rPr>
        <w:rFonts w:ascii="Courier New" w:hAnsi="Courier New" w:hint="default"/>
      </w:rPr>
    </w:lvl>
    <w:lvl w:ilvl="2" w:tplc="65029718">
      <w:start w:val="1"/>
      <w:numFmt w:val="bullet"/>
      <w:lvlText w:val=""/>
      <w:lvlJc w:val="left"/>
      <w:pPr>
        <w:ind w:left="2160" w:hanging="360"/>
      </w:pPr>
      <w:rPr>
        <w:rFonts w:ascii="Wingdings" w:hAnsi="Wingdings" w:hint="default"/>
      </w:rPr>
    </w:lvl>
    <w:lvl w:ilvl="3" w:tplc="1692222E">
      <w:start w:val="1"/>
      <w:numFmt w:val="bullet"/>
      <w:lvlText w:val=""/>
      <w:lvlJc w:val="left"/>
      <w:pPr>
        <w:ind w:left="2880" w:hanging="360"/>
      </w:pPr>
      <w:rPr>
        <w:rFonts w:ascii="Symbol" w:hAnsi="Symbol" w:hint="default"/>
      </w:rPr>
    </w:lvl>
    <w:lvl w:ilvl="4" w:tplc="A20C3560">
      <w:start w:val="1"/>
      <w:numFmt w:val="bullet"/>
      <w:lvlText w:val="o"/>
      <w:lvlJc w:val="left"/>
      <w:pPr>
        <w:ind w:left="3600" w:hanging="360"/>
      </w:pPr>
      <w:rPr>
        <w:rFonts w:ascii="Courier New" w:hAnsi="Courier New" w:hint="default"/>
      </w:rPr>
    </w:lvl>
    <w:lvl w:ilvl="5" w:tplc="24C27990">
      <w:start w:val="1"/>
      <w:numFmt w:val="bullet"/>
      <w:lvlText w:val=""/>
      <w:lvlJc w:val="left"/>
      <w:pPr>
        <w:ind w:left="4320" w:hanging="360"/>
      </w:pPr>
      <w:rPr>
        <w:rFonts w:ascii="Wingdings" w:hAnsi="Wingdings" w:hint="default"/>
      </w:rPr>
    </w:lvl>
    <w:lvl w:ilvl="6" w:tplc="27A420D6">
      <w:start w:val="1"/>
      <w:numFmt w:val="bullet"/>
      <w:lvlText w:val=""/>
      <w:lvlJc w:val="left"/>
      <w:pPr>
        <w:ind w:left="5040" w:hanging="360"/>
      </w:pPr>
      <w:rPr>
        <w:rFonts w:ascii="Symbol" w:hAnsi="Symbol" w:hint="default"/>
      </w:rPr>
    </w:lvl>
    <w:lvl w:ilvl="7" w:tplc="0D82B270">
      <w:start w:val="1"/>
      <w:numFmt w:val="bullet"/>
      <w:lvlText w:val="o"/>
      <w:lvlJc w:val="left"/>
      <w:pPr>
        <w:ind w:left="5760" w:hanging="360"/>
      </w:pPr>
      <w:rPr>
        <w:rFonts w:ascii="Courier New" w:hAnsi="Courier New" w:hint="default"/>
      </w:rPr>
    </w:lvl>
    <w:lvl w:ilvl="8" w:tplc="FC943FBE">
      <w:start w:val="1"/>
      <w:numFmt w:val="bullet"/>
      <w:lvlText w:val=""/>
      <w:lvlJc w:val="left"/>
      <w:pPr>
        <w:ind w:left="6480" w:hanging="360"/>
      </w:pPr>
      <w:rPr>
        <w:rFonts w:ascii="Wingdings" w:hAnsi="Wingdings" w:hint="default"/>
      </w:rPr>
    </w:lvl>
  </w:abstractNum>
  <w:abstractNum w:abstractNumId="5" w15:restartNumberingAfterBreak="0">
    <w:nsid w:val="0A8E8CDF"/>
    <w:multiLevelType w:val="hybridMultilevel"/>
    <w:tmpl w:val="FFFFFFFF"/>
    <w:lvl w:ilvl="0" w:tplc="BE484040">
      <w:start w:val="1"/>
      <w:numFmt w:val="bullet"/>
      <w:lvlText w:val="o"/>
      <w:lvlJc w:val="left"/>
      <w:pPr>
        <w:ind w:left="1080" w:hanging="360"/>
      </w:pPr>
      <w:rPr>
        <w:rFonts w:ascii="Courier New" w:hAnsi="Courier New" w:hint="default"/>
      </w:rPr>
    </w:lvl>
    <w:lvl w:ilvl="1" w:tplc="5F1E7812">
      <w:start w:val="1"/>
      <w:numFmt w:val="bullet"/>
      <w:lvlText w:val="o"/>
      <w:lvlJc w:val="left"/>
      <w:pPr>
        <w:ind w:left="1800" w:hanging="360"/>
      </w:pPr>
      <w:rPr>
        <w:rFonts w:ascii="Courier New" w:hAnsi="Courier New" w:hint="default"/>
      </w:rPr>
    </w:lvl>
    <w:lvl w:ilvl="2" w:tplc="D9345158">
      <w:start w:val="1"/>
      <w:numFmt w:val="bullet"/>
      <w:lvlText w:val=""/>
      <w:lvlJc w:val="left"/>
      <w:pPr>
        <w:ind w:left="2520" w:hanging="360"/>
      </w:pPr>
      <w:rPr>
        <w:rFonts w:ascii="Wingdings" w:hAnsi="Wingdings" w:hint="default"/>
      </w:rPr>
    </w:lvl>
    <w:lvl w:ilvl="3" w:tplc="1C568690">
      <w:start w:val="1"/>
      <w:numFmt w:val="bullet"/>
      <w:lvlText w:val=""/>
      <w:lvlJc w:val="left"/>
      <w:pPr>
        <w:ind w:left="3240" w:hanging="360"/>
      </w:pPr>
      <w:rPr>
        <w:rFonts w:ascii="Symbol" w:hAnsi="Symbol" w:hint="default"/>
      </w:rPr>
    </w:lvl>
    <w:lvl w:ilvl="4" w:tplc="D932D246">
      <w:start w:val="1"/>
      <w:numFmt w:val="bullet"/>
      <w:lvlText w:val="o"/>
      <w:lvlJc w:val="left"/>
      <w:pPr>
        <w:ind w:left="3960" w:hanging="360"/>
      </w:pPr>
      <w:rPr>
        <w:rFonts w:ascii="Courier New" w:hAnsi="Courier New" w:hint="default"/>
      </w:rPr>
    </w:lvl>
    <w:lvl w:ilvl="5" w:tplc="778A8442">
      <w:start w:val="1"/>
      <w:numFmt w:val="bullet"/>
      <w:lvlText w:val=""/>
      <w:lvlJc w:val="left"/>
      <w:pPr>
        <w:ind w:left="4680" w:hanging="360"/>
      </w:pPr>
      <w:rPr>
        <w:rFonts w:ascii="Wingdings" w:hAnsi="Wingdings" w:hint="default"/>
      </w:rPr>
    </w:lvl>
    <w:lvl w:ilvl="6" w:tplc="7EF4CE30">
      <w:start w:val="1"/>
      <w:numFmt w:val="bullet"/>
      <w:lvlText w:val=""/>
      <w:lvlJc w:val="left"/>
      <w:pPr>
        <w:ind w:left="5400" w:hanging="360"/>
      </w:pPr>
      <w:rPr>
        <w:rFonts w:ascii="Symbol" w:hAnsi="Symbol" w:hint="default"/>
      </w:rPr>
    </w:lvl>
    <w:lvl w:ilvl="7" w:tplc="C0BC8BC8">
      <w:start w:val="1"/>
      <w:numFmt w:val="bullet"/>
      <w:lvlText w:val="o"/>
      <w:lvlJc w:val="left"/>
      <w:pPr>
        <w:ind w:left="6120" w:hanging="360"/>
      </w:pPr>
      <w:rPr>
        <w:rFonts w:ascii="Courier New" w:hAnsi="Courier New" w:hint="default"/>
      </w:rPr>
    </w:lvl>
    <w:lvl w:ilvl="8" w:tplc="025CFD52">
      <w:start w:val="1"/>
      <w:numFmt w:val="bullet"/>
      <w:lvlText w:val=""/>
      <w:lvlJc w:val="left"/>
      <w:pPr>
        <w:ind w:left="6840" w:hanging="360"/>
      </w:pPr>
      <w:rPr>
        <w:rFonts w:ascii="Wingdings" w:hAnsi="Wingdings" w:hint="default"/>
      </w:rPr>
    </w:lvl>
  </w:abstractNum>
  <w:abstractNum w:abstractNumId="6" w15:restartNumberingAfterBreak="0">
    <w:nsid w:val="0B37C295"/>
    <w:multiLevelType w:val="hybridMultilevel"/>
    <w:tmpl w:val="68CCD656"/>
    <w:lvl w:ilvl="0" w:tplc="04090001">
      <w:start w:val="1"/>
      <w:numFmt w:val="bullet"/>
      <w:lvlText w:val=""/>
      <w:lvlJc w:val="left"/>
      <w:pPr>
        <w:ind w:left="720" w:hanging="360"/>
      </w:pPr>
      <w:rPr>
        <w:rFonts w:ascii="Symbol" w:hAnsi="Symbol" w:hint="default"/>
      </w:rPr>
    </w:lvl>
    <w:lvl w:ilvl="1" w:tplc="871CE1CC">
      <w:start w:val="1"/>
      <w:numFmt w:val="bullet"/>
      <w:lvlText w:val="o"/>
      <w:lvlJc w:val="left"/>
      <w:pPr>
        <w:ind w:left="1440" w:hanging="360"/>
      </w:pPr>
      <w:rPr>
        <w:rFonts w:ascii="Courier New" w:hAnsi="Courier New" w:hint="default"/>
      </w:rPr>
    </w:lvl>
    <w:lvl w:ilvl="2" w:tplc="E696A958">
      <w:start w:val="1"/>
      <w:numFmt w:val="bullet"/>
      <w:lvlText w:val=""/>
      <w:lvlJc w:val="left"/>
      <w:pPr>
        <w:ind w:left="2160" w:hanging="360"/>
      </w:pPr>
      <w:rPr>
        <w:rFonts w:ascii="Wingdings" w:hAnsi="Wingdings" w:hint="default"/>
      </w:rPr>
    </w:lvl>
    <w:lvl w:ilvl="3" w:tplc="23C2422C">
      <w:start w:val="1"/>
      <w:numFmt w:val="bullet"/>
      <w:lvlText w:val=""/>
      <w:lvlJc w:val="left"/>
      <w:pPr>
        <w:ind w:left="2880" w:hanging="360"/>
      </w:pPr>
      <w:rPr>
        <w:rFonts w:ascii="Symbol" w:hAnsi="Symbol" w:hint="default"/>
      </w:rPr>
    </w:lvl>
    <w:lvl w:ilvl="4" w:tplc="E4285338">
      <w:start w:val="1"/>
      <w:numFmt w:val="bullet"/>
      <w:lvlText w:val="o"/>
      <w:lvlJc w:val="left"/>
      <w:pPr>
        <w:ind w:left="3600" w:hanging="360"/>
      </w:pPr>
      <w:rPr>
        <w:rFonts w:ascii="Courier New" w:hAnsi="Courier New" w:hint="default"/>
      </w:rPr>
    </w:lvl>
    <w:lvl w:ilvl="5" w:tplc="0916CAD8">
      <w:start w:val="1"/>
      <w:numFmt w:val="bullet"/>
      <w:lvlText w:val=""/>
      <w:lvlJc w:val="left"/>
      <w:pPr>
        <w:ind w:left="4320" w:hanging="360"/>
      </w:pPr>
      <w:rPr>
        <w:rFonts w:ascii="Wingdings" w:hAnsi="Wingdings" w:hint="default"/>
      </w:rPr>
    </w:lvl>
    <w:lvl w:ilvl="6" w:tplc="6214FCC0">
      <w:start w:val="1"/>
      <w:numFmt w:val="bullet"/>
      <w:lvlText w:val=""/>
      <w:lvlJc w:val="left"/>
      <w:pPr>
        <w:ind w:left="5040" w:hanging="360"/>
      </w:pPr>
      <w:rPr>
        <w:rFonts w:ascii="Symbol" w:hAnsi="Symbol" w:hint="default"/>
      </w:rPr>
    </w:lvl>
    <w:lvl w:ilvl="7" w:tplc="E1A27FDE">
      <w:start w:val="1"/>
      <w:numFmt w:val="bullet"/>
      <w:lvlText w:val="o"/>
      <w:lvlJc w:val="left"/>
      <w:pPr>
        <w:ind w:left="5760" w:hanging="360"/>
      </w:pPr>
      <w:rPr>
        <w:rFonts w:ascii="Courier New" w:hAnsi="Courier New" w:hint="default"/>
      </w:rPr>
    </w:lvl>
    <w:lvl w:ilvl="8" w:tplc="CFC69F8E">
      <w:start w:val="1"/>
      <w:numFmt w:val="bullet"/>
      <w:lvlText w:val=""/>
      <w:lvlJc w:val="left"/>
      <w:pPr>
        <w:ind w:left="6480" w:hanging="360"/>
      </w:pPr>
      <w:rPr>
        <w:rFonts w:ascii="Wingdings" w:hAnsi="Wingdings" w:hint="default"/>
      </w:rPr>
    </w:lvl>
  </w:abstractNum>
  <w:abstractNum w:abstractNumId="7" w15:restartNumberingAfterBreak="0">
    <w:nsid w:val="134C3A24"/>
    <w:multiLevelType w:val="hybridMultilevel"/>
    <w:tmpl w:val="FFFFFFFF"/>
    <w:lvl w:ilvl="0" w:tplc="64720A2C">
      <w:start w:val="1"/>
      <w:numFmt w:val="bullet"/>
      <w:lvlText w:val=""/>
      <w:lvlJc w:val="left"/>
      <w:pPr>
        <w:ind w:left="720" w:hanging="360"/>
      </w:pPr>
      <w:rPr>
        <w:rFonts w:ascii="Symbol" w:hAnsi="Symbol" w:hint="default"/>
      </w:rPr>
    </w:lvl>
    <w:lvl w:ilvl="1" w:tplc="7788FB56">
      <w:start w:val="1"/>
      <w:numFmt w:val="bullet"/>
      <w:lvlText w:val="o"/>
      <w:lvlJc w:val="left"/>
      <w:pPr>
        <w:ind w:left="1440" w:hanging="360"/>
      </w:pPr>
      <w:rPr>
        <w:rFonts w:ascii="Courier New" w:hAnsi="Courier New" w:hint="default"/>
      </w:rPr>
    </w:lvl>
    <w:lvl w:ilvl="2" w:tplc="ADAAF4CC">
      <w:start w:val="1"/>
      <w:numFmt w:val="bullet"/>
      <w:lvlText w:val=""/>
      <w:lvlJc w:val="left"/>
      <w:pPr>
        <w:ind w:left="2160" w:hanging="360"/>
      </w:pPr>
      <w:rPr>
        <w:rFonts w:ascii="Wingdings" w:hAnsi="Wingdings" w:hint="default"/>
      </w:rPr>
    </w:lvl>
    <w:lvl w:ilvl="3" w:tplc="B90EE698">
      <w:start w:val="1"/>
      <w:numFmt w:val="bullet"/>
      <w:lvlText w:val=""/>
      <w:lvlJc w:val="left"/>
      <w:pPr>
        <w:ind w:left="2880" w:hanging="360"/>
      </w:pPr>
      <w:rPr>
        <w:rFonts w:ascii="Symbol" w:hAnsi="Symbol" w:hint="default"/>
      </w:rPr>
    </w:lvl>
    <w:lvl w:ilvl="4" w:tplc="1BDE5AF2">
      <w:start w:val="1"/>
      <w:numFmt w:val="bullet"/>
      <w:lvlText w:val="o"/>
      <w:lvlJc w:val="left"/>
      <w:pPr>
        <w:ind w:left="3600" w:hanging="360"/>
      </w:pPr>
      <w:rPr>
        <w:rFonts w:ascii="Courier New" w:hAnsi="Courier New" w:hint="default"/>
      </w:rPr>
    </w:lvl>
    <w:lvl w:ilvl="5" w:tplc="77AC83EE">
      <w:start w:val="1"/>
      <w:numFmt w:val="bullet"/>
      <w:lvlText w:val=""/>
      <w:lvlJc w:val="left"/>
      <w:pPr>
        <w:ind w:left="4320" w:hanging="360"/>
      </w:pPr>
      <w:rPr>
        <w:rFonts w:ascii="Wingdings" w:hAnsi="Wingdings" w:hint="default"/>
      </w:rPr>
    </w:lvl>
    <w:lvl w:ilvl="6" w:tplc="C2E0A0C8">
      <w:start w:val="1"/>
      <w:numFmt w:val="bullet"/>
      <w:lvlText w:val=""/>
      <w:lvlJc w:val="left"/>
      <w:pPr>
        <w:ind w:left="5040" w:hanging="360"/>
      </w:pPr>
      <w:rPr>
        <w:rFonts w:ascii="Symbol" w:hAnsi="Symbol" w:hint="default"/>
      </w:rPr>
    </w:lvl>
    <w:lvl w:ilvl="7" w:tplc="AE92C352">
      <w:start w:val="1"/>
      <w:numFmt w:val="bullet"/>
      <w:lvlText w:val="o"/>
      <w:lvlJc w:val="left"/>
      <w:pPr>
        <w:ind w:left="5760" w:hanging="360"/>
      </w:pPr>
      <w:rPr>
        <w:rFonts w:ascii="Courier New" w:hAnsi="Courier New" w:hint="default"/>
      </w:rPr>
    </w:lvl>
    <w:lvl w:ilvl="8" w:tplc="C7DE210E">
      <w:start w:val="1"/>
      <w:numFmt w:val="bullet"/>
      <w:lvlText w:val=""/>
      <w:lvlJc w:val="left"/>
      <w:pPr>
        <w:ind w:left="6480" w:hanging="360"/>
      </w:pPr>
      <w:rPr>
        <w:rFonts w:ascii="Wingdings" w:hAnsi="Wingdings" w:hint="default"/>
      </w:rPr>
    </w:lvl>
  </w:abstractNum>
  <w:abstractNum w:abstractNumId="8" w15:restartNumberingAfterBreak="0">
    <w:nsid w:val="14BFE9F0"/>
    <w:multiLevelType w:val="hybridMultilevel"/>
    <w:tmpl w:val="43A23470"/>
    <w:lvl w:ilvl="0" w:tplc="36BC47EA">
      <w:start w:val="2"/>
      <w:numFmt w:val="decimal"/>
      <w:lvlText w:val="%1."/>
      <w:lvlJc w:val="left"/>
      <w:pPr>
        <w:ind w:left="720" w:hanging="360"/>
      </w:pPr>
    </w:lvl>
    <w:lvl w:ilvl="1" w:tplc="6360DE7E">
      <w:start w:val="1"/>
      <w:numFmt w:val="lowerLetter"/>
      <w:lvlText w:val="%2."/>
      <w:lvlJc w:val="left"/>
      <w:pPr>
        <w:ind w:left="1440" w:hanging="360"/>
      </w:pPr>
    </w:lvl>
    <w:lvl w:ilvl="2" w:tplc="3DDA68BA">
      <w:start w:val="1"/>
      <w:numFmt w:val="lowerRoman"/>
      <w:lvlText w:val="%3."/>
      <w:lvlJc w:val="right"/>
      <w:pPr>
        <w:ind w:left="2160" w:hanging="180"/>
      </w:pPr>
    </w:lvl>
    <w:lvl w:ilvl="3" w:tplc="44085314">
      <w:start w:val="1"/>
      <w:numFmt w:val="decimal"/>
      <w:lvlText w:val="%4."/>
      <w:lvlJc w:val="left"/>
      <w:pPr>
        <w:ind w:left="2880" w:hanging="360"/>
      </w:pPr>
    </w:lvl>
    <w:lvl w:ilvl="4" w:tplc="85163960">
      <w:start w:val="1"/>
      <w:numFmt w:val="lowerLetter"/>
      <w:lvlText w:val="%5."/>
      <w:lvlJc w:val="left"/>
      <w:pPr>
        <w:ind w:left="3600" w:hanging="360"/>
      </w:pPr>
    </w:lvl>
    <w:lvl w:ilvl="5" w:tplc="64F0EA0C">
      <w:start w:val="1"/>
      <w:numFmt w:val="lowerRoman"/>
      <w:lvlText w:val="%6."/>
      <w:lvlJc w:val="right"/>
      <w:pPr>
        <w:ind w:left="4320" w:hanging="180"/>
      </w:pPr>
    </w:lvl>
    <w:lvl w:ilvl="6" w:tplc="5F1041B4">
      <w:start w:val="1"/>
      <w:numFmt w:val="decimal"/>
      <w:lvlText w:val="%7."/>
      <w:lvlJc w:val="left"/>
      <w:pPr>
        <w:ind w:left="5040" w:hanging="360"/>
      </w:pPr>
    </w:lvl>
    <w:lvl w:ilvl="7" w:tplc="0CBE494A">
      <w:start w:val="1"/>
      <w:numFmt w:val="lowerLetter"/>
      <w:lvlText w:val="%8."/>
      <w:lvlJc w:val="left"/>
      <w:pPr>
        <w:ind w:left="5760" w:hanging="360"/>
      </w:pPr>
    </w:lvl>
    <w:lvl w:ilvl="8" w:tplc="0BD2EC10">
      <w:start w:val="1"/>
      <w:numFmt w:val="lowerRoman"/>
      <w:lvlText w:val="%9."/>
      <w:lvlJc w:val="right"/>
      <w:pPr>
        <w:ind w:left="6480" w:hanging="180"/>
      </w:pPr>
    </w:lvl>
  </w:abstractNum>
  <w:abstractNum w:abstractNumId="9" w15:restartNumberingAfterBreak="0">
    <w:nsid w:val="15729508"/>
    <w:multiLevelType w:val="hybridMultilevel"/>
    <w:tmpl w:val="7130B5A4"/>
    <w:lvl w:ilvl="0" w:tplc="E2FEC2BC">
      <w:start w:val="4"/>
      <w:numFmt w:val="decimal"/>
      <w:lvlText w:val="%1."/>
      <w:lvlJc w:val="left"/>
      <w:pPr>
        <w:ind w:left="720" w:hanging="360"/>
      </w:pPr>
    </w:lvl>
    <w:lvl w:ilvl="1" w:tplc="3C3ACA44">
      <w:start w:val="1"/>
      <w:numFmt w:val="lowerLetter"/>
      <w:lvlText w:val="%2."/>
      <w:lvlJc w:val="left"/>
      <w:pPr>
        <w:ind w:left="1440" w:hanging="360"/>
      </w:pPr>
    </w:lvl>
    <w:lvl w:ilvl="2" w:tplc="2B5EFCC6">
      <w:start w:val="1"/>
      <w:numFmt w:val="lowerRoman"/>
      <w:lvlText w:val="%3."/>
      <w:lvlJc w:val="right"/>
      <w:pPr>
        <w:ind w:left="2160" w:hanging="180"/>
      </w:pPr>
    </w:lvl>
    <w:lvl w:ilvl="3" w:tplc="BF7A2DFE">
      <w:start w:val="1"/>
      <w:numFmt w:val="decimal"/>
      <w:lvlText w:val="%4."/>
      <w:lvlJc w:val="left"/>
      <w:pPr>
        <w:ind w:left="2880" w:hanging="360"/>
      </w:pPr>
    </w:lvl>
    <w:lvl w:ilvl="4" w:tplc="F6C8F96A">
      <w:start w:val="1"/>
      <w:numFmt w:val="lowerLetter"/>
      <w:lvlText w:val="%5."/>
      <w:lvlJc w:val="left"/>
      <w:pPr>
        <w:ind w:left="3600" w:hanging="360"/>
      </w:pPr>
    </w:lvl>
    <w:lvl w:ilvl="5" w:tplc="08F630D0">
      <w:start w:val="1"/>
      <w:numFmt w:val="lowerRoman"/>
      <w:lvlText w:val="%6."/>
      <w:lvlJc w:val="right"/>
      <w:pPr>
        <w:ind w:left="4320" w:hanging="180"/>
      </w:pPr>
    </w:lvl>
    <w:lvl w:ilvl="6" w:tplc="2BA827E8">
      <w:start w:val="1"/>
      <w:numFmt w:val="decimal"/>
      <w:lvlText w:val="%7."/>
      <w:lvlJc w:val="left"/>
      <w:pPr>
        <w:ind w:left="5040" w:hanging="360"/>
      </w:pPr>
    </w:lvl>
    <w:lvl w:ilvl="7" w:tplc="5718BAEA">
      <w:start w:val="1"/>
      <w:numFmt w:val="lowerLetter"/>
      <w:lvlText w:val="%8."/>
      <w:lvlJc w:val="left"/>
      <w:pPr>
        <w:ind w:left="5760" w:hanging="360"/>
      </w:pPr>
    </w:lvl>
    <w:lvl w:ilvl="8" w:tplc="581A3420">
      <w:start w:val="1"/>
      <w:numFmt w:val="lowerRoman"/>
      <w:lvlText w:val="%9."/>
      <w:lvlJc w:val="right"/>
      <w:pPr>
        <w:ind w:left="6480" w:hanging="180"/>
      </w:pPr>
    </w:lvl>
  </w:abstractNum>
  <w:abstractNum w:abstractNumId="10" w15:restartNumberingAfterBreak="0">
    <w:nsid w:val="15FC8C24"/>
    <w:multiLevelType w:val="hybridMultilevel"/>
    <w:tmpl w:val="1F30CD12"/>
    <w:lvl w:ilvl="0" w:tplc="BB08DA9E">
      <w:start w:val="1"/>
      <w:numFmt w:val="bullet"/>
      <w:lvlText w:val="-"/>
      <w:lvlJc w:val="left"/>
      <w:pPr>
        <w:ind w:left="1080" w:hanging="360"/>
      </w:pPr>
      <w:rPr>
        <w:rFonts w:ascii="Aptos" w:hAnsi="Aptos" w:hint="default"/>
      </w:rPr>
    </w:lvl>
    <w:lvl w:ilvl="1" w:tplc="859ACD02">
      <w:start w:val="1"/>
      <w:numFmt w:val="bullet"/>
      <w:lvlText w:val="o"/>
      <w:lvlJc w:val="left"/>
      <w:pPr>
        <w:ind w:left="1800" w:hanging="360"/>
      </w:pPr>
      <w:rPr>
        <w:rFonts w:ascii="Courier New" w:hAnsi="Courier New" w:hint="default"/>
      </w:rPr>
    </w:lvl>
    <w:lvl w:ilvl="2" w:tplc="7348FBDA">
      <w:start w:val="1"/>
      <w:numFmt w:val="bullet"/>
      <w:lvlText w:val=""/>
      <w:lvlJc w:val="left"/>
      <w:pPr>
        <w:ind w:left="2520" w:hanging="360"/>
      </w:pPr>
      <w:rPr>
        <w:rFonts w:ascii="Wingdings" w:hAnsi="Wingdings" w:hint="default"/>
      </w:rPr>
    </w:lvl>
    <w:lvl w:ilvl="3" w:tplc="63A2A108">
      <w:start w:val="1"/>
      <w:numFmt w:val="bullet"/>
      <w:lvlText w:val=""/>
      <w:lvlJc w:val="left"/>
      <w:pPr>
        <w:ind w:left="3240" w:hanging="360"/>
      </w:pPr>
      <w:rPr>
        <w:rFonts w:ascii="Symbol" w:hAnsi="Symbol" w:hint="default"/>
      </w:rPr>
    </w:lvl>
    <w:lvl w:ilvl="4" w:tplc="485660A2">
      <w:start w:val="1"/>
      <w:numFmt w:val="bullet"/>
      <w:lvlText w:val="o"/>
      <w:lvlJc w:val="left"/>
      <w:pPr>
        <w:ind w:left="3960" w:hanging="360"/>
      </w:pPr>
      <w:rPr>
        <w:rFonts w:ascii="Courier New" w:hAnsi="Courier New" w:hint="default"/>
      </w:rPr>
    </w:lvl>
    <w:lvl w:ilvl="5" w:tplc="B5B42A6C">
      <w:start w:val="1"/>
      <w:numFmt w:val="bullet"/>
      <w:lvlText w:val=""/>
      <w:lvlJc w:val="left"/>
      <w:pPr>
        <w:ind w:left="4680" w:hanging="360"/>
      </w:pPr>
      <w:rPr>
        <w:rFonts w:ascii="Wingdings" w:hAnsi="Wingdings" w:hint="default"/>
      </w:rPr>
    </w:lvl>
    <w:lvl w:ilvl="6" w:tplc="C4521060">
      <w:start w:val="1"/>
      <w:numFmt w:val="bullet"/>
      <w:lvlText w:val=""/>
      <w:lvlJc w:val="left"/>
      <w:pPr>
        <w:ind w:left="5400" w:hanging="360"/>
      </w:pPr>
      <w:rPr>
        <w:rFonts w:ascii="Symbol" w:hAnsi="Symbol" w:hint="default"/>
      </w:rPr>
    </w:lvl>
    <w:lvl w:ilvl="7" w:tplc="7972997C">
      <w:start w:val="1"/>
      <w:numFmt w:val="bullet"/>
      <w:lvlText w:val="o"/>
      <w:lvlJc w:val="left"/>
      <w:pPr>
        <w:ind w:left="6120" w:hanging="360"/>
      </w:pPr>
      <w:rPr>
        <w:rFonts w:ascii="Courier New" w:hAnsi="Courier New" w:hint="default"/>
      </w:rPr>
    </w:lvl>
    <w:lvl w:ilvl="8" w:tplc="B3A2D858">
      <w:start w:val="1"/>
      <w:numFmt w:val="bullet"/>
      <w:lvlText w:val=""/>
      <w:lvlJc w:val="left"/>
      <w:pPr>
        <w:ind w:left="6840" w:hanging="360"/>
      </w:pPr>
      <w:rPr>
        <w:rFonts w:ascii="Wingdings" w:hAnsi="Wingdings" w:hint="default"/>
      </w:rPr>
    </w:lvl>
  </w:abstractNum>
  <w:abstractNum w:abstractNumId="11" w15:restartNumberingAfterBreak="0">
    <w:nsid w:val="165C146D"/>
    <w:multiLevelType w:val="hybridMultilevel"/>
    <w:tmpl w:val="C942A5B6"/>
    <w:lvl w:ilvl="0" w:tplc="04090001">
      <w:start w:val="1"/>
      <w:numFmt w:val="bullet"/>
      <w:lvlText w:val=""/>
      <w:lvlJc w:val="left"/>
      <w:pPr>
        <w:ind w:left="1080" w:hanging="360"/>
      </w:pPr>
      <w:rPr>
        <w:rFonts w:ascii="Symbol" w:hAnsi="Symbol" w:hint="default"/>
      </w:rPr>
    </w:lvl>
    <w:lvl w:ilvl="1" w:tplc="FF5646D8">
      <w:start w:val="1"/>
      <w:numFmt w:val="bullet"/>
      <w:lvlText w:val=""/>
      <w:lvlJc w:val="left"/>
      <w:pPr>
        <w:ind w:left="1800" w:hanging="360"/>
      </w:pPr>
      <w:rPr>
        <w:rFonts w:ascii="Symbol" w:hAnsi="Symbol" w:hint="default"/>
      </w:rPr>
    </w:lvl>
    <w:lvl w:ilvl="2" w:tplc="5728ED98">
      <w:start w:val="1"/>
      <w:numFmt w:val="lowerRoman"/>
      <w:lvlText w:val="%3."/>
      <w:lvlJc w:val="right"/>
      <w:pPr>
        <w:ind w:left="2520" w:hanging="180"/>
      </w:pPr>
    </w:lvl>
    <w:lvl w:ilvl="3" w:tplc="901ACFC0">
      <w:start w:val="1"/>
      <w:numFmt w:val="decimal"/>
      <w:lvlText w:val="%4."/>
      <w:lvlJc w:val="left"/>
      <w:pPr>
        <w:ind w:left="3240" w:hanging="360"/>
      </w:pPr>
    </w:lvl>
    <w:lvl w:ilvl="4" w:tplc="921E0CC8">
      <w:start w:val="1"/>
      <w:numFmt w:val="lowerLetter"/>
      <w:lvlText w:val="%5."/>
      <w:lvlJc w:val="left"/>
      <w:pPr>
        <w:ind w:left="3960" w:hanging="360"/>
      </w:pPr>
    </w:lvl>
    <w:lvl w:ilvl="5" w:tplc="9D4AB102">
      <w:start w:val="1"/>
      <w:numFmt w:val="lowerRoman"/>
      <w:lvlText w:val="%6."/>
      <w:lvlJc w:val="right"/>
      <w:pPr>
        <w:ind w:left="4680" w:hanging="180"/>
      </w:pPr>
    </w:lvl>
    <w:lvl w:ilvl="6" w:tplc="2676F39A">
      <w:start w:val="1"/>
      <w:numFmt w:val="decimal"/>
      <w:lvlText w:val="%7."/>
      <w:lvlJc w:val="left"/>
      <w:pPr>
        <w:ind w:left="5400" w:hanging="360"/>
      </w:pPr>
    </w:lvl>
    <w:lvl w:ilvl="7" w:tplc="DB98EE40">
      <w:start w:val="1"/>
      <w:numFmt w:val="lowerLetter"/>
      <w:lvlText w:val="%8."/>
      <w:lvlJc w:val="left"/>
      <w:pPr>
        <w:ind w:left="6120" w:hanging="360"/>
      </w:pPr>
    </w:lvl>
    <w:lvl w:ilvl="8" w:tplc="96D29692">
      <w:start w:val="1"/>
      <w:numFmt w:val="lowerRoman"/>
      <w:lvlText w:val="%9."/>
      <w:lvlJc w:val="right"/>
      <w:pPr>
        <w:ind w:left="6840" w:hanging="180"/>
      </w:pPr>
    </w:lvl>
  </w:abstractNum>
  <w:abstractNum w:abstractNumId="12" w15:restartNumberingAfterBreak="0">
    <w:nsid w:val="184F642A"/>
    <w:multiLevelType w:val="hybridMultilevel"/>
    <w:tmpl w:val="FFFFFFFF"/>
    <w:lvl w:ilvl="0" w:tplc="4EF681B8">
      <w:start w:val="1"/>
      <w:numFmt w:val="bullet"/>
      <w:lvlText w:val="o"/>
      <w:lvlJc w:val="left"/>
      <w:pPr>
        <w:ind w:left="1080" w:hanging="360"/>
      </w:pPr>
      <w:rPr>
        <w:rFonts w:ascii="Courier New" w:hAnsi="Courier New" w:hint="default"/>
      </w:rPr>
    </w:lvl>
    <w:lvl w:ilvl="1" w:tplc="E33E8708">
      <w:start w:val="1"/>
      <w:numFmt w:val="bullet"/>
      <w:lvlText w:val="o"/>
      <w:lvlJc w:val="left"/>
      <w:pPr>
        <w:ind w:left="1800" w:hanging="360"/>
      </w:pPr>
      <w:rPr>
        <w:rFonts w:ascii="Courier New" w:hAnsi="Courier New" w:hint="default"/>
      </w:rPr>
    </w:lvl>
    <w:lvl w:ilvl="2" w:tplc="E55A5C16">
      <w:start w:val="1"/>
      <w:numFmt w:val="bullet"/>
      <w:lvlText w:val=""/>
      <w:lvlJc w:val="left"/>
      <w:pPr>
        <w:ind w:left="2520" w:hanging="360"/>
      </w:pPr>
      <w:rPr>
        <w:rFonts w:ascii="Wingdings" w:hAnsi="Wingdings" w:hint="default"/>
      </w:rPr>
    </w:lvl>
    <w:lvl w:ilvl="3" w:tplc="479A6784">
      <w:start w:val="1"/>
      <w:numFmt w:val="bullet"/>
      <w:lvlText w:val=""/>
      <w:lvlJc w:val="left"/>
      <w:pPr>
        <w:ind w:left="3240" w:hanging="360"/>
      </w:pPr>
      <w:rPr>
        <w:rFonts w:ascii="Symbol" w:hAnsi="Symbol" w:hint="default"/>
      </w:rPr>
    </w:lvl>
    <w:lvl w:ilvl="4" w:tplc="91A86D90">
      <w:start w:val="1"/>
      <w:numFmt w:val="bullet"/>
      <w:lvlText w:val="o"/>
      <w:lvlJc w:val="left"/>
      <w:pPr>
        <w:ind w:left="3960" w:hanging="360"/>
      </w:pPr>
      <w:rPr>
        <w:rFonts w:ascii="Courier New" w:hAnsi="Courier New" w:hint="default"/>
      </w:rPr>
    </w:lvl>
    <w:lvl w:ilvl="5" w:tplc="9DFA020E">
      <w:start w:val="1"/>
      <w:numFmt w:val="bullet"/>
      <w:lvlText w:val=""/>
      <w:lvlJc w:val="left"/>
      <w:pPr>
        <w:ind w:left="4680" w:hanging="360"/>
      </w:pPr>
      <w:rPr>
        <w:rFonts w:ascii="Wingdings" w:hAnsi="Wingdings" w:hint="default"/>
      </w:rPr>
    </w:lvl>
    <w:lvl w:ilvl="6" w:tplc="4992E62C">
      <w:start w:val="1"/>
      <w:numFmt w:val="bullet"/>
      <w:lvlText w:val=""/>
      <w:lvlJc w:val="left"/>
      <w:pPr>
        <w:ind w:left="5400" w:hanging="360"/>
      </w:pPr>
      <w:rPr>
        <w:rFonts w:ascii="Symbol" w:hAnsi="Symbol" w:hint="default"/>
      </w:rPr>
    </w:lvl>
    <w:lvl w:ilvl="7" w:tplc="E3DE60BA">
      <w:start w:val="1"/>
      <w:numFmt w:val="bullet"/>
      <w:lvlText w:val="o"/>
      <w:lvlJc w:val="left"/>
      <w:pPr>
        <w:ind w:left="6120" w:hanging="360"/>
      </w:pPr>
      <w:rPr>
        <w:rFonts w:ascii="Courier New" w:hAnsi="Courier New" w:hint="default"/>
      </w:rPr>
    </w:lvl>
    <w:lvl w:ilvl="8" w:tplc="4C6AD32A">
      <w:start w:val="1"/>
      <w:numFmt w:val="bullet"/>
      <w:lvlText w:val=""/>
      <w:lvlJc w:val="left"/>
      <w:pPr>
        <w:ind w:left="6840" w:hanging="360"/>
      </w:pPr>
      <w:rPr>
        <w:rFonts w:ascii="Wingdings" w:hAnsi="Wingdings" w:hint="default"/>
      </w:rPr>
    </w:lvl>
  </w:abstractNum>
  <w:abstractNum w:abstractNumId="13" w15:restartNumberingAfterBreak="0">
    <w:nsid w:val="1A56029B"/>
    <w:multiLevelType w:val="hybridMultilevel"/>
    <w:tmpl w:val="FFFFFFFF"/>
    <w:lvl w:ilvl="0" w:tplc="84B6E2C6">
      <w:start w:val="1"/>
      <w:numFmt w:val="bullet"/>
      <w:lvlText w:val=""/>
      <w:lvlJc w:val="left"/>
      <w:pPr>
        <w:ind w:left="720" w:hanging="360"/>
      </w:pPr>
      <w:rPr>
        <w:rFonts w:ascii="Symbol" w:hAnsi="Symbol" w:hint="default"/>
      </w:rPr>
    </w:lvl>
    <w:lvl w:ilvl="1" w:tplc="436A8B6E">
      <w:start w:val="1"/>
      <w:numFmt w:val="bullet"/>
      <w:lvlText w:val="o"/>
      <w:lvlJc w:val="left"/>
      <w:pPr>
        <w:ind w:left="1440" w:hanging="360"/>
      </w:pPr>
      <w:rPr>
        <w:rFonts w:ascii="Courier New" w:hAnsi="Courier New" w:hint="default"/>
      </w:rPr>
    </w:lvl>
    <w:lvl w:ilvl="2" w:tplc="962CB144">
      <w:start w:val="1"/>
      <w:numFmt w:val="bullet"/>
      <w:lvlText w:val=""/>
      <w:lvlJc w:val="left"/>
      <w:pPr>
        <w:ind w:left="2160" w:hanging="360"/>
      </w:pPr>
      <w:rPr>
        <w:rFonts w:ascii="Wingdings" w:hAnsi="Wingdings" w:hint="default"/>
      </w:rPr>
    </w:lvl>
    <w:lvl w:ilvl="3" w:tplc="1DB2AE26">
      <w:start w:val="1"/>
      <w:numFmt w:val="bullet"/>
      <w:lvlText w:val=""/>
      <w:lvlJc w:val="left"/>
      <w:pPr>
        <w:ind w:left="2880" w:hanging="360"/>
      </w:pPr>
      <w:rPr>
        <w:rFonts w:ascii="Symbol" w:hAnsi="Symbol" w:hint="default"/>
      </w:rPr>
    </w:lvl>
    <w:lvl w:ilvl="4" w:tplc="98F43D14">
      <w:start w:val="1"/>
      <w:numFmt w:val="bullet"/>
      <w:lvlText w:val="o"/>
      <w:lvlJc w:val="left"/>
      <w:pPr>
        <w:ind w:left="3600" w:hanging="360"/>
      </w:pPr>
      <w:rPr>
        <w:rFonts w:ascii="Courier New" w:hAnsi="Courier New" w:hint="default"/>
      </w:rPr>
    </w:lvl>
    <w:lvl w:ilvl="5" w:tplc="B74C7FC6">
      <w:start w:val="1"/>
      <w:numFmt w:val="bullet"/>
      <w:lvlText w:val=""/>
      <w:lvlJc w:val="left"/>
      <w:pPr>
        <w:ind w:left="4320" w:hanging="360"/>
      </w:pPr>
      <w:rPr>
        <w:rFonts w:ascii="Wingdings" w:hAnsi="Wingdings" w:hint="default"/>
      </w:rPr>
    </w:lvl>
    <w:lvl w:ilvl="6" w:tplc="6AA80E52">
      <w:start w:val="1"/>
      <w:numFmt w:val="bullet"/>
      <w:lvlText w:val=""/>
      <w:lvlJc w:val="left"/>
      <w:pPr>
        <w:ind w:left="5040" w:hanging="360"/>
      </w:pPr>
      <w:rPr>
        <w:rFonts w:ascii="Symbol" w:hAnsi="Symbol" w:hint="default"/>
      </w:rPr>
    </w:lvl>
    <w:lvl w:ilvl="7" w:tplc="D458F120">
      <w:start w:val="1"/>
      <w:numFmt w:val="bullet"/>
      <w:lvlText w:val="o"/>
      <w:lvlJc w:val="left"/>
      <w:pPr>
        <w:ind w:left="5760" w:hanging="360"/>
      </w:pPr>
      <w:rPr>
        <w:rFonts w:ascii="Courier New" w:hAnsi="Courier New" w:hint="default"/>
      </w:rPr>
    </w:lvl>
    <w:lvl w:ilvl="8" w:tplc="08F27B84">
      <w:start w:val="1"/>
      <w:numFmt w:val="bullet"/>
      <w:lvlText w:val=""/>
      <w:lvlJc w:val="left"/>
      <w:pPr>
        <w:ind w:left="6480" w:hanging="360"/>
      </w:pPr>
      <w:rPr>
        <w:rFonts w:ascii="Wingdings" w:hAnsi="Wingdings" w:hint="default"/>
      </w:rPr>
    </w:lvl>
  </w:abstractNum>
  <w:abstractNum w:abstractNumId="14" w15:restartNumberingAfterBreak="0">
    <w:nsid w:val="1C918113"/>
    <w:multiLevelType w:val="hybridMultilevel"/>
    <w:tmpl w:val="FFFFFFFF"/>
    <w:lvl w:ilvl="0" w:tplc="E5AC9430">
      <w:start w:val="1"/>
      <w:numFmt w:val="bullet"/>
      <w:lvlText w:val=""/>
      <w:lvlJc w:val="left"/>
      <w:pPr>
        <w:ind w:left="1080" w:hanging="360"/>
      </w:pPr>
      <w:rPr>
        <w:rFonts w:ascii="Symbol" w:hAnsi="Symbol" w:hint="default"/>
      </w:rPr>
    </w:lvl>
    <w:lvl w:ilvl="1" w:tplc="8EE803F6">
      <w:start w:val="1"/>
      <w:numFmt w:val="bullet"/>
      <w:lvlText w:val="o"/>
      <w:lvlJc w:val="left"/>
      <w:pPr>
        <w:ind w:left="1800" w:hanging="360"/>
      </w:pPr>
      <w:rPr>
        <w:rFonts w:ascii="Courier New" w:hAnsi="Courier New" w:hint="default"/>
      </w:rPr>
    </w:lvl>
    <w:lvl w:ilvl="2" w:tplc="56D8EE8E">
      <w:start w:val="1"/>
      <w:numFmt w:val="bullet"/>
      <w:lvlText w:val=""/>
      <w:lvlJc w:val="left"/>
      <w:pPr>
        <w:ind w:left="2520" w:hanging="360"/>
      </w:pPr>
      <w:rPr>
        <w:rFonts w:ascii="Wingdings" w:hAnsi="Wingdings" w:hint="default"/>
      </w:rPr>
    </w:lvl>
    <w:lvl w:ilvl="3" w:tplc="6CE2B6B2">
      <w:start w:val="1"/>
      <w:numFmt w:val="bullet"/>
      <w:lvlText w:val=""/>
      <w:lvlJc w:val="left"/>
      <w:pPr>
        <w:ind w:left="3240" w:hanging="360"/>
      </w:pPr>
      <w:rPr>
        <w:rFonts w:ascii="Symbol" w:hAnsi="Symbol" w:hint="default"/>
      </w:rPr>
    </w:lvl>
    <w:lvl w:ilvl="4" w:tplc="7902CA52">
      <w:start w:val="1"/>
      <w:numFmt w:val="bullet"/>
      <w:lvlText w:val="o"/>
      <w:lvlJc w:val="left"/>
      <w:pPr>
        <w:ind w:left="3960" w:hanging="360"/>
      </w:pPr>
      <w:rPr>
        <w:rFonts w:ascii="Courier New" w:hAnsi="Courier New" w:hint="default"/>
      </w:rPr>
    </w:lvl>
    <w:lvl w:ilvl="5" w:tplc="355EE956">
      <w:start w:val="1"/>
      <w:numFmt w:val="bullet"/>
      <w:lvlText w:val=""/>
      <w:lvlJc w:val="left"/>
      <w:pPr>
        <w:ind w:left="4680" w:hanging="360"/>
      </w:pPr>
      <w:rPr>
        <w:rFonts w:ascii="Wingdings" w:hAnsi="Wingdings" w:hint="default"/>
      </w:rPr>
    </w:lvl>
    <w:lvl w:ilvl="6" w:tplc="170EC200">
      <w:start w:val="1"/>
      <w:numFmt w:val="bullet"/>
      <w:lvlText w:val=""/>
      <w:lvlJc w:val="left"/>
      <w:pPr>
        <w:ind w:left="5400" w:hanging="360"/>
      </w:pPr>
      <w:rPr>
        <w:rFonts w:ascii="Symbol" w:hAnsi="Symbol" w:hint="default"/>
      </w:rPr>
    </w:lvl>
    <w:lvl w:ilvl="7" w:tplc="FECC81F4">
      <w:start w:val="1"/>
      <w:numFmt w:val="bullet"/>
      <w:lvlText w:val="o"/>
      <w:lvlJc w:val="left"/>
      <w:pPr>
        <w:ind w:left="6120" w:hanging="360"/>
      </w:pPr>
      <w:rPr>
        <w:rFonts w:ascii="Courier New" w:hAnsi="Courier New" w:hint="default"/>
      </w:rPr>
    </w:lvl>
    <w:lvl w:ilvl="8" w:tplc="FE84A026">
      <w:start w:val="1"/>
      <w:numFmt w:val="bullet"/>
      <w:lvlText w:val=""/>
      <w:lvlJc w:val="left"/>
      <w:pPr>
        <w:ind w:left="6840" w:hanging="360"/>
      </w:pPr>
      <w:rPr>
        <w:rFonts w:ascii="Wingdings" w:hAnsi="Wingdings" w:hint="default"/>
      </w:rPr>
    </w:lvl>
  </w:abstractNum>
  <w:abstractNum w:abstractNumId="15" w15:restartNumberingAfterBreak="0">
    <w:nsid w:val="1E83CFB6"/>
    <w:multiLevelType w:val="hybridMultilevel"/>
    <w:tmpl w:val="FFFFFFFF"/>
    <w:lvl w:ilvl="0" w:tplc="1F7C20F8">
      <w:start w:val="1"/>
      <w:numFmt w:val="bullet"/>
      <w:lvlText w:val=""/>
      <w:lvlJc w:val="left"/>
      <w:pPr>
        <w:ind w:left="720" w:hanging="360"/>
      </w:pPr>
      <w:rPr>
        <w:rFonts w:ascii="Symbol" w:hAnsi="Symbol" w:hint="default"/>
      </w:rPr>
    </w:lvl>
    <w:lvl w:ilvl="1" w:tplc="45AE9D96">
      <w:start w:val="1"/>
      <w:numFmt w:val="bullet"/>
      <w:lvlText w:val="o"/>
      <w:lvlJc w:val="left"/>
      <w:pPr>
        <w:ind w:left="1440" w:hanging="360"/>
      </w:pPr>
      <w:rPr>
        <w:rFonts w:ascii="Courier New" w:hAnsi="Courier New" w:hint="default"/>
      </w:rPr>
    </w:lvl>
    <w:lvl w:ilvl="2" w:tplc="2A86DB8A">
      <w:start w:val="1"/>
      <w:numFmt w:val="bullet"/>
      <w:lvlText w:val=""/>
      <w:lvlJc w:val="left"/>
      <w:pPr>
        <w:ind w:left="2160" w:hanging="360"/>
      </w:pPr>
      <w:rPr>
        <w:rFonts w:ascii="Wingdings" w:hAnsi="Wingdings" w:hint="default"/>
      </w:rPr>
    </w:lvl>
    <w:lvl w:ilvl="3" w:tplc="F5F08792">
      <w:start w:val="1"/>
      <w:numFmt w:val="bullet"/>
      <w:lvlText w:val=""/>
      <w:lvlJc w:val="left"/>
      <w:pPr>
        <w:ind w:left="2880" w:hanging="360"/>
      </w:pPr>
      <w:rPr>
        <w:rFonts w:ascii="Symbol" w:hAnsi="Symbol" w:hint="default"/>
      </w:rPr>
    </w:lvl>
    <w:lvl w:ilvl="4" w:tplc="4E768334">
      <w:start w:val="1"/>
      <w:numFmt w:val="bullet"/>
      <w:lvlText w:val="o"/>
      <w:lvlJc w:val="left"/>
      <w:pPr>
        <w:ind w:left="3600" w:hanging="360"/>
      </w:pPr>
      <w:rPr>
        <w:rFonts w:ascii="Courier New" w:hAnsi="Courier New" w:hint="default"/>
      </w:rPr>
    </w:lvl>
    <w:lvl w:ilvl="5" w:tplc="DE4A6E04">
      <w:start w:val="1"/>
      <w:numFmt w:val="bullet"/>
      <w:lvlText w:val=""/>
      <w:lvlJc w:val="left"/>
      <w:pPr>
        <w:ind w:left="4320" w:hanging="360"/>
      </w:pPr>
      <w:rPr>
        <w:rFonts w:ascii="Wingdings" w:hAnsi="Wingdings" w:hint="default"/>
      </w:rPr>
    </w:lvl>
    <w:lvl w:ilvl="6" w:tplc="F2C2A564">
      <w:start w:val="1"/>
      <w:numFmt w:val="bullet"/>
      <w:lvlText w:val=""/>
      <w:lvlJc w:val="left"/>
      <w:pPr>
        <w:ind w:left="5040" w:hanging="360"/>
      </w:pPr>
      <w:rPr>
        <w:rFonts w:ascii="Symbol" w:hAnsi="Symbol" w:hint="default"/>
      </w:rPr>
    </w:lvl>
    <w:lvl w:ilvl="7" w:tplc="9072131A">
      <w:start w:val="1"/>
      <w:numFmt w:val="bullet"/>
      <w:lvlText w:val="o"/>
      <w:lvlJc w:val="left"/>
      <w:pPr>
        <w:ind w:left="5760" w:hanging="360"/>
      </w:pPr>
      <w:rPr>
        <w:rFonts w:ascii="Courier New" w:hAnsi="Courier New" w:hint="default"/>
      </w:rPr>
    </w:lvl>
    <w:lvl w:ilvl="8" w:tplc="465ED912">
      <w:start w:val="1"/>
      <w:numFmt w:val="bullet"/>
      <w:lvlText w:val=""/>
      <w:lvlJc w:val="left"/>
      <w:pPr>
        <w:ind w:left="6480" w:hanging="360"/>
      </w:pPr>
      <w:rPr>
        <w:rFonts w:ascii="Wingdings" w:hAnsi="Wingdings" w:hint="default"/>
      </w:rPr>
    </w:lvl>
  </w:abstractNum>
  <w:abstractNum w:abstractNumId="16" w15:restartNumberingAfterBreak="0">
    <w:nsid w:val="1E95B11F"/>
    <w:multiLevelType w:val="hybridMultilevel"/>
    <w:tmpl w:val="E3469284"/>
    <w:lvl w:ilvl="0" w:tplc="40708956">
      <w:start w:val="1"/>
      <w:numFmt w:val="bullet"/>
      <w:lvlText w:val=""/>
      <w:lvlJc w:val="left"/>
      <w:pPr>
        <w:ind w:left="720" w:hanging="360"/>
      </w:pPr>
      <w:rPr>
        <w:rFonts w:ascii="Symbol" w:hAnsi="Symbol" w:hint="default"/>
      </w:rPr>
    </w:lvl>
    <w:lvl w:ilvl="1" w:tplc="38B01506">
      <w:start w:val="1"/>
      <w:numFmt w:val="bullet"/>
      <w:lvlText w:val="o"/>
      <w:lvlJc w:val="left"/>
      <w:pPr>
        <w:ind w:left="1440" w:hanging="360"/>
      </w:pPr>
      <w:rPr>
        <w:rFonts w:ascii="Courier New" w:hAnsi="Courier New" w:hint="default"/>
      </w:rPr>
    </w:lvl>
    <w:lvl w:ilvl="2" w:tplc="FCA4D01A">
      <w:start w:val="1"/>
      <w:numFmt w:val="bullet"/>
      <w:lvlText w:val=""/>
      <w:lvlJc w:val="left"/>
      <w:pPr>
        <w:ind w:left="2160" w:hanging="360"/>
      </w:pPr>
      <w:rPr>
        <w:rFonts w:ascii="Wingdings" w:hAnsi="Wingdings" w:hint="default"/>
      </w:rPr>
    </w:lvl>
    <w:lvl w:ilvl="3" w:tplc="0E44C36A">
      <w:start w:val="1"/>
      <w:numFmt w:val="bullet"/>
      <w:lvlText w:val=""/>
      <w:lvlJc w:val="left"/>
      <w:pPr>
        <w:ind w:left="2880" w:hanging="360"/>
      </w:pPr>
      <w:rPr>
        <w:rFonts w:ascii="Symbol" w:hAnsi="Symbol" w:hint="default"/>
      </w:rPr>
    </w:lvl>
    <w:lvl w:ilvl="4" w:tplc="56FEA07E">
      <w:start w:val="1"/>
      <w:numFmt w:val="bullet"/>
      <w:lvlText w:val="o"/>
      <w:lvlJc w:val="left"/>
      <w:pPr>
        <w:ind w:left="3600" w:hanging="360"/>
      </w:pPr>
      <w:rPr>
        <w:rFonts w:ascii="Courier New" w:hAnsi="Courier New" w:hint="default"/>
      </w:rPr>
    </w:lvl>
    <w:lvl w:ilvl="5" w:tplc="6888AEFE">
      <w:start w:val="1"/>
      <w:numFmt w:val="bullet"/>
      <w:lvlText w:val=""/>
      <w:lvlJc w:val="left"/>
      <w:pPr>
        <w:ind w:left="4320" w:hanging="360"/>
      </w:pPr>
      <w:rPr>
        <w:rFonts w:ascii="Wingdings" w:hAnsi="Wingdings" w:hint="default"/>
      </w:rPr>
    </w:lvl>
    <w:lvl w:ilvl="6" w:tplc="BBBCA0E2">
      <w:start w:val="1"/>
      <w:numFmt w:val="bullet"/>
      <w:lvlText w:val=""/>
      <w:lvlJc w:val="left"/>
      <w:pPr>
        <w:ind w:left="5040" w:hanging="360"/>
      </w:pPr>
      <w:rPr>
        <w:rFonts w:ascii="Symbol" w:hAnsi="Symbol" w:hint="default"/>
      </w:rPr>
    </w:lvl>
    <w:lvl w:ilvl="7" w:tplc="944EFAF4">
      <w:start w:val="1"/>
      <w:numFmt w:val="bullet"/>
      <w:lvlText w:val="o"/>
      <w:lvlJc w:val="left"/>
      <w:pPr>
        <w:ind w:left="5760" w:hanging="360"/>
      </w:pPr>
      <w:rPr>
        <w:rFonts w:ascii="Courier New" w:hAnsi="Courier New" w:hint="default"/>
      </w:rPr>
    </w:lvl>
    <w:lvl w:ilvl="8" w:tplc="FF02B22E">
      <w:start w:val="1"/>
      <w:numFmt w:val="bullet"/>
      <w:lvlText w:val=""/>
      <w:lvlJc w:val="left"/>
      <w:pPr>
        <w:ind w:left="6480" w:hanging="360"/>
      </w:pPr>
      <w:rPr>
        <w:rFonts w:ascii="Wingdings" w:hAnsi="Wingdings" w:hint="default"/>
      </w:rPr>
    </w:lvl>
  </w:abstractNum>
  <w:abstractNum w:abstractNumId="17" w15:restartNumberingAfterBreak="0">
    <w:nsid w:val="214455FC"/>
    <w:multiLevelType w:val="hybridMultilevel"/>
    <w:tmpl w:val="FFFFFFFF"/>
    <w:lvl w:ilvl="0" w:tplc="0B389E8E">
      <w:start w:val="1"/>
      <w:numFmt w:val="bullet"/>
      <w:lvlText w:val=""/>
      <w:lvlJc w:val="left"/>
      <w:pPr>
        <w:ind w:left="720" w:hanging="360"/>
      </w:pPr>
      <w:rPr>
        <w:rFonts w:ascii="Symbol" w:hAnsi="Symbol" w:hint="default"/>
      </w:rPr>
    </w:lvl>
    <w:lvl w:ilvl="1" w:tplc="23A4B07C">
      <w:start w:val="1"/>
      <w:numFmt w:val="bullet"/>
      <w:lvlText w:val="o"/>
      <w:lvlJc w:val="left"/>
      <w:pPr>
        <w:ind w:left="1440" w:hanging="360"/>
      </w:pPr>
      <w:rPr>
        <w:rFonts w:ascii="Courier New" w:hAnsi="Courier New" w:hint="default"/>
      </w:rPr>
    </w:lvl>
    <w:lvl w:ilvl="2" w:tplc="27AEB224">
      <w:start w:val="1"/>
      <w:numFmt w:val="bullet"/>
      <w:lvlText w:val=""/>
      <w:lvlJc w:val="left"/>
      <w:pPr>
        <w:ind w:left="2160" w:hanging="360"/>
      </w:pPr>
      <w:rPr>
        <w:rFonts w:ascii="Wingdings" w:hAnsi="Wingdings" w:hint="default"/>
      </w:rPr>
    </w:lvl>
    <w:lvl w:ilvl="3" w:tplc="AA703850">
      <w:start w:val="1"/>
      <w:numFmt w:val="bullet"/>
      <w:lvlText w:val=""/>
      <w:lvlJc w:val="left"/>
      <w:pPr>
        <w:ind w:left="2880" w:hanging="360"/>
      </w:pPr>
      <w:rPr>
        <w:rFonts w:ascii="Symbol" w:hAnsi="Symbol" w:hint="default"/>
      </w:rPr>
    </w:lvl>
    <w:lvl w:ilvl="4" w:tplc="BEDA3000">
      <w:start w:val="1"/>
      <w:numFmt w:val="bullet"/>
      <w:lvlText w:val="o"/>
      <w:lvlJc w:val="left"/>
      <w:pPr>
        <w:ind w:left="3600" w:hanging="360"/>
      </w:pPr>
      <w:rPr>
        <w:rFonts w:ascii="Courier New" w:hAnsi="Courier New" w:hint="default"/>
      </w:rPr>
    </w:lvl>
    <w:lvl w:ilvl="5" w:tplc="EC784742">
      <w:start w:val="1"/>
      <w:numFmt w:val="bullet"/>
      <w:lvlText w:val=""/>
      <w:lvlJc w:val="left"/>
      <w:pPr>
        <w:ind w:left="4320" w:hanging="360"/>
      </w:pPr>
      <w:rPr>
        <w:rFonts w:ascii="Wingdings" w:hAnsi="Wingdings" w:hint="default"/>
      </w:rPr>
    </w:lvl>
    <w:lvl w:ilvl="6" w:tplc="0652B21C">
      <w:start w:val="1"/>
      <w:numFmt w:val="bullet"/>
      <w:lvlText w:val=""/>
      <w:lvlJc w:val="left"/>
      <w:pPr>
        <w:ind w:left="5040" w:hanging="360"/>
      </w:pPr>
      <w:rPr>
        <w:rFonts w:ascii="Symbol" w:hAnsi="Symbol" w:hint="default"/>
      </w:rPr>
    </w:lvl>
    <w:lvl w:ilvl="7" w:tplc="57EA3916">
      <w:start w:val="1"/>
      <w:numFmt w:val="bullet"/>
      <w:lvlText w:val="o"/>
      <w:lvlJc w:val="left"/>
      <w:pPr>
        <w:ind w:left="5760" w:hanging="360"/>
      </w:pPr>
      <w:rPr>
        <w:rFonts w:ascii="Courier New" w:hAnsi="Courier New" w:hint="default"/>
      </w:rPr>
    </w:lvl>
    <w:lvl w:ilvl="8" w:tplc="5B72970E">
      <w:start w:val="1"/>
      <w:numFmt w:val="bullet"/>
      <w:lvlText w:val=""/>
      <w:lvlJc w:val="left"/>
      <w:pPr>
        <w:ind w:left="6480" w:hanging="360"/>
      </w:pPr>
      <w:rPr>
        <w:rFonts w:ascii="Wingdings" w:hAnsi="Wingdings" w:hint="default"/>
      </w:rPr>
    </w:lvl>
  </w:abstractNum>
  <w:abstractNum w:abstractNumId="18" w15:restartNumberingAfterBreak="0">
    <w:nsid w:val="2193E6D0"/>
    <w:multiLevelType w:val="hybridMultilevel"/>
    <w:tmpl w:val="FFFFFFFF"/>
    <w:lvl w:ilvl="0" w:tplc="8F30C7BA">
      <w:start w:val="1"/>
      <w:numFmt w:val="bullet"/>
      <w:lvlText w:val=""/>
      <w:lvlJc w:val="left"/>
      <w:pPr>
        <w:ind w:left="720" w:hanging="360"/>
      </w:pPr>
      <w:rPr>
        <w:rFonts w:ascii="Symbol" w:hAnsi="Symbol" w:hint="default"/>
      </w:rPr>
    </w:lvl>
    <w:lvl w:ilvl="1" w:tplc="E586D136">
      <w:start w:val="1"/>
      <w:numFmt w:val="bullet"/>
      <w:lvlText w:val="o"/>
      <w:lvlJc w:val="left"/>
      <w:pPr>
        <w:ind w:left="1440" w:hanging="360"/>
      </w:pPr>
      <w:rPr>
        <w:rFonts w:ascii="Courier New" w:hAnsi="Courier New" w:hint="default"/>
      </w:rPr>
    </w:lvl>
    <w:lvl w:ilvl="2" w:tplc="C22A72D6">
      <w:start w:val="1"/>
      <w:numFmt w:val="bullet"/>
      <w:lvlText w:val=""/>
      <w:lvlJc w:val="left"/>
      <w:pPr>
        <w:ind w:left="2160" w:hanging="360"/>
      </w:pPr>
      <w:rPr>
        <w:rFonts w:ascii="Wingdings" w:hAnsi="Wingdings" w:hint="default"/>
      </w:rPr>
    </w:lvl>
    <w:lvl w:ilvl="3" w:tplc="DF6E4060">
      <w:start w:val="1"/>
      <w:numFmt w:val="bullet"/>
      <w:lvlText w:val=""/>
      <w:lvlJc w:val="left"/>
      <w:pPr>
        <w:ind w:left="2880" w:hanging="360"/>
      </w:pPr>
      <w:rPr>
        <w:rFonts w:ascii="Symbol" w:hAnsi="Symbol" w:hint="default"/>
      </w:rPr>
    </w:lvl>
    <w:lvl w:ilvl="4" w:tplc="EFB23E3A">
      <w:start w:val="1"/>
      <w:numFmt w:val="bullet"/>
      <w:lvlText w:val="o"/>
      <w:lvlJc w:val="left"/>
      <w:pPr>
        <w:ind w:left="3600" w:hanging="360"/>
      </w:pPr>
      <w:rPr>
        <w:rFonts w:ascii="Courier New" w:hAnsi="Courier New" w:hint="default"/>
      </w:rPr>
    </w:lvl>
    <w:lvl w:ilvl="5" w:tplc="AE464E50">
      <w:start w:val="1"/>
      <w:numFmt w:val="bullet"/>
      <w:lvlText w:val=""/>
      <w:lvlJc w:val="left"/>
      <w:pPr>
        <w:ind w:left="4320" w:hanging="360"/>
      </w:pPr>
      <w:rPr>
        <w:rFonts w:ascii="Wingdings" w:hAnsi="Wingdings" w:hint="default"/>
      </w:rPr>
    </w:lvl>
    <w:lvl w:ilvl="6" w:tplc="B93EF446">
      <w:start w:val="1"/>
      <w:numFmt w:val="bullet"/>
      <w:lvlText w:val=""/>
      <w:lvlJc w:val="left"/>
      <w:pPr>
        <w:ind w:left="5040" w:hanging="360"/>
      </w:pPr>
      <w:rPr>
        <w:rFonts w:ascii="Symbol" w:hAnsi="Symbol" w:hint="default"/>
      </w:rPr>
    </w:lvl>
    <w:lvl w:ilvl="7" w:tplc="B1EC3CBE">
      <w:start w:val="1"/>
      <w:numFmt w:val="bullet"/>
      <w:lvlText w:val="o"/>
      <w:lvlJc w:val="left"/>
      <w:pPr>
        <w:ind w:left="5760" w:hanging="360"/>
      </w:pPr>
      <w:rPr>
        <w:rFonts w:ascii="Courier New" w:hAnsi="Courier New" w:hint="default"/>
      </w:rPr>
    </w:lvl>
    <w:lvl w:ilvl="8" w:tplc="90967548">
      <w:start w:val="1"/>
      <w:numFmt w:val="bullet"/>
      <w:lvlText w:val=""/>
      <w:lvlJc w:val="left"/>
      <w:pPr>
        <w:ind w:left="6480" w:hanging="360"/>
      </w:pPr>
      <w:rPr>
        <w:rFonts w:ascii="Wingdings" w:hAnsi="Wingdings" w:hint="default"/>
      </w:rPr>
    </w:lvl>
  </w:abstractNum>
  <w:abstractNum w:abstractNumId="19" w15:restartNumberingAfterBreak="0">
    <w:nsid w:val="22A8923A"/>
    <w:multiLevelType w:val="hybridMultilevel"/>
    <w:tmpl w:val="FFFFFFFF"/>
    <w:lvl w:ilvl="0" w:tplc="6AE4064A">
      <w:start w:val="1"/>
      <w:numFmt w:val="bullet"/>
      <w:lvlText w:val=""/>
      <w:lvlJc w:val="left"/>
      <w:pPr>
        <w:ind w:left="1080" w:hanging="360"/>
      </w:pPr>
      <w:rPr>
        <w:rFonts w:ascii="Symbol" w:hAnsi="Symbol" w:hint="default"/>
      </w:rPr>
    </w:lvl>
    <w:lvl w:ilvl="1" w:tplc="C6F06234">
      <w:start w:val="1"/>
      <w:numFmt w:val="bullet"/>
      <w:lvlText w:val="o"/>
      <w:lvlJc w:val="left"/>
      <w:pPr>
        <w:ind w:left="1800" w:hanging="360"/>
      </w:pPr>
      <w:rPr>
        <w:rFonts w:ascii="Courier New" w:hAnsi="Courier New" w:hint="default"/>
      </w:rPr>
    </w:lvl>
    <w:lvl w:ilvl="2" w:tplc="DF5AFD2A">
      <w:start w:val="1"/>
      <w:numFmt w:val="bullet"/>
      <w:lvlText w:val=""/>
      <w:lvlJc w:val="left"/>
      <w:pPr>
        <w:ind w:left="2520" w:hanging="360"/>
      </w:pPr>
      <w:rPr>
        <w:rFonts w:ascii="Wingdings" w:hAnsi="Wingdings" w:hint="default"/>
      </w:rPr>
    </w:lvl>
    <w:lvl w:ilvl="3" w:tplc="FDE622CE">
      <w:start w:val="1"/>
      <w:numFmt w:val="bullet"/>
      <w:lvlText w:val=""/>
      <w:lvlJc w:val="left"/>
      <w:pPr>
        <w:ind w:left="3240" w:hanging="360"/>
      </w:pPr>
      <w:rPr>
        <w:rFonts w:ascii="Symbol" w:hAnsi="Symbol" w:hint="default"/>
      </w:rPr>
    </w:lvl>
    <w:lvl w:ilvl="4" w:tplc="BEA0B7E8">
      <w:start w:val="1"/>
      <w:numFmt w:val="bullet"/>
      <w:lvlText w:val="o"/>
      <w:lvlJc w:val="left"/>
      <w:pPr>
        <w:ind w:left="3960" w:hanging="360"/>
      </w:pPr>
      <w:rPr>
        <w:rFonts w:ascii="Courier New" w:hAnsi="Courier New" w:hint="default"/>
      </w:rPr>
    </w:lvl>
    <w:lvl w:ilvl="5" w:tplc="EBC6C972">
      <w:start w:val="1"/>
      <w:numFmt w:val="bullet"/>
      <w:lvlText w:val=""/>
      <w:lvlJc w:val="left"/>
      <w:pPr>
        <w:ind w:left="4680" w:hanging="360"/>
      </w:pPr>
      <w:rPr>
        <w:rFonts w:ascii="Wingdings" w:hAnsi="Wingdings" w:hint="default"/>
      </w:rPr>
    </w:lvl>
    <w:lvl w:ilvl="6" w:tplc="C844906E">
      <w:start w:val="1"/>
      <w:numFmt w:val="bullet"/>
      <w:lvlText w:val=""/>
      <w:lvlJc w:val="left"/>
      <w:pPr>
        <w:ind w:left="5400" w:hanging="360"/>
      </w:pPr>
      <w:rPr>
        <w:rFonts w:ascii="Symbol" w:hAnsi="Symbol" w:hint="default"/>
      </w:rPr>
    </w:lvl>
    <w:lvl w:ilvl="7" w:tplc="5990705C">
      <w:start w:val="1"/>
      <w:numFmt w:val="bullet"/>
      <w:lvlText w:val="o"/>
      <w:lvlJc w:val="left"/>
      <w:pPr>
        <w:ind w:left="6120" w:hanging="360"/>
      </w:pPr>
      <w:rPr>
        <w:rFonts w:ascii="Courier New" w:hAnsi="Courier New" w:hint="default"/>
      </w:rPr>
    </w:lvl>
    <w:lvl w:ilvl="8" w:tplc="F4203808">
      <w:start w:val="1"/>
      <w:numFmt w:val="bullet"/>
      <w:lvlText w:val=""/>
      <w:lvlJc w:val="left"/>
      <w:pPr>
        <w:ind w:left="6840" w:hanging="360"/>
      </w:pPr>
      <w:rPr>
        <w:rFonts w:ascii="Wingdings" w:hAnsi="Wingdings" w:hint="default"/>
      </w:rPr>
    </w:lvl>
  </w:abstractNum>
  <w:abstractNum w:abstractNumId="20" w15:restartNumberingAfterBreak="0">
    <w:nsid w:val="22EE6E4E"/>
    <w:multiLevelType w:val="hybridMultilevel"/>
    <w:tmpl w:val="D1E2618C"/>
    <w:lvl w:ilvl="0" w:tplc="A2F4061E">
      <w:start w:val="1"/>
      <w:numFmt w:val="bullet"/>
      <w:lvlText w:val="-"/>
      <w:lvlJc w:val="left"/>
      <w:pPr>
        <w:ind w:left="1080" w:hanging="360"/>
      </w:pPr>
      <w:rPr>
        <w:rFonts w:ascii="Aptos" w:hAnsi="Aptos" w:hint="default"/>
      </w:rPr>
    </w:lvl>
    <w:lvl w:ilvl="1" w:tplc="2884923C">
      <w:start w:val="1"/>
      <w:numFmt w:val="bullet"/>
      <w:lvlText w:val="o"/>
      <w:lvlJc w:val="left"/>
      <w:pPr>
        <w:ind w:left="1800" w:hanging="360"/>
      </w:pPr>
      <w:rPr>
        <w:rFonts w:ascii="Courier New" w:hAnsi="Courier New" w:hint="default"/>
      </w:rPr>
    </w:lvl>
    <w:lvl w:ilvl="2" w:tplc="989C2BA0">
      <w:start w:val="1"/>
      <w:numFmt w:val="bullet"/>
      <w:lvlText w:val=""/>
      <w:lvlJc w:val="left"/>
      <w:pPr>
        <w:ind w:left="2520" w:hanging="360"/>
      </w:pPr>
      <w:rPr>
        <w:rFonts w:ascii="Wingdings" w:hAnsi="Wingdings" w:hint="default"/>
      </w:rPr>
    </w:lvl>
    <w:lvl w:ilvl="3" w:tplc="24F4FF90">
      <w:start w:val="1"/>
      <w:numFmt w:val="bullet"/>
      <w:lvlText w:val=""/>
      <w:lvlJc w:val="left"/>
      <w:pPr>
        <w:ind w:left="3240" w:hanging="360"/>
      </w:pPr>
      <w:rPr>
        <w:rFonts w:ascii="Symbol" w:hAnsi="Symbol" w:hint="default"/>
      </w:rPr>
    </w:lvl>
    <w:lvl w:ilvl="4" w:tplc="D220D08A">
      <w:start w:val="1"/>
      <w:numFmt w:val="bullet"/>
      <w:lvlText w:val="o"/>
      <w:lvlJc w:val="left"/>
      <w:pPr>
        <w:ind w:left="3960" w:hanging="360"/>
      </w:pPr>
      <w:rPr>
        <w:rFonts w:ascii="Courier New" w:hAnsi="Courier New" w:hint="default"/>
      </w:rPr>
    </w:lvl>
    <w:lvl w:ilvl="5" w:tplc="E30CC250">
      <w:start w:val="1"/>
      <w:numFmt w:val="bullet"/>
      <w:lvlText w:val=""/>
      <w:lvlJc w:val="left"/>
      <w:pPr>
        <w:ind w:left="4680" w:hanging="360"/>
      </w:pPr>
      <w:rPr>
        <w:rFonts w:ascii="Wingdings" w:hAnsi="Wingdings" w:hint="default"/>
      </w:rPr>
    </w:lvl>
    <w:lvl w:ilvl="6" w:tplc="ECF0713C">
      <w:start w:val="1"/>
      <w:numFmt w:val="bullet"/>
      <w:lvlText w:val=""/>
      <w:lvlJc w:val="left"/>
      <w:pPr>
        <w:ind w:left="5400" w:hanging="360"/>
      </w:pPr>
      <w:rPr>
        <w:rFonts w:ascii="Symbol" w:hAnsi="Symbol" w:hint="default"/>
      </w:rPr>
    </w:lvl>
    <w:lvl w:ilvl="7" w:tplc="A12A4D34">
      <w:start w:val="1"/>
      <w:numFmt w:val="bullet"/>
      <w:lvlText w:val="o"/>
      <w:lvlJc w:val="left"/>
      <w:pPr>
        <w:ind w:left="6120" w:hanging="360"/>
      </w:pPr>
      <w:rPr>
        <w:rFonts w:ascii="Courier New" w:hAnsi="Courier New" w:hint="default"/>
      </w:rPr>
    </w:lvl>
    <w:lvl w:ilvl="8" w:tplc="3D1CC986">
      <w:start w:val="1"/>
      <w:numFmt w:val="bullet"/>
      <w:lvlText w:val=""/>
      <w:lvlJc w:val="left"/>
      <w:pPr>
        <w:ind w:left="6840" w:hanging="360"/>
      </w:pPr>
      <w:rPr>
        <w:rFonts w:ascii="Wingdings" w:hAnsi="Wingdings" w:hint="default"/>
      </w:rPr>
    </w:lvl>
  </w:abstractNum>
  <w:abstractNum w:abstractNumId="21" w15:restartNumberingAfterBreak="0">
    <w:nsid w:val="24D81C8F"/>
    <w:multiLevelType w:val="hybridMultilevel"/>
    <w:tmpl w:val="09EE2CA4"/>
    <w:lvl w:ilvl="0" w:tplc="EC284698">
      <w:start w:val="1"/>
      <w:numFmt w:val="bullet"/>
      <w:lvlText w:val="-"/>
      <w:lvlJc w:val="left"/>
      <w:pPr>
        <w:ind w:left="720" w:hanging="360"/>
      </w:pPr>
      <w:rPr>
        <w:rFonts w:ascii="Aptos" w:hAnsi="Aptos" w:hint="default"/>
      </w:rPr>
    </w:lvl>
    <w:lvl w:ilvl="1" w:tplc="8A2C2348">
      <w:start w:val="1"/>
      <w:numFmt w:val="bullet"/>
      <w:lvlText w:val="o"/>
      <w:lvlJc w:val="left"/>
      <w:pPr>
        <w:ind w:left="1440" w:hanging="360"/>
      </w:pPr>
      <w:rPr>
        <w:rFonts w:ascii="Courier New" w:hAnsi="Courier New" w:hint="default"/>
      </w:rPr>
    </w:lvl>
    <w:lvl w:ilvl="2" w:tplc="DE0CEEE0">
      <w:start w:val="1"/>
      <w:numFmt w:val="bullet"/>
      <w:lvlText w:val=""/>
      <w:lvlJc w:val="left"/>
      <w:pPr>
        <w:ind w:left="2160" w:hanging="360"/>
      </w:pPr>
      <w:rPr>
        <w:rFonts w:ascii="Wingdings" w:hAnsi="Wingdings" w:hint="default"/>
      </w:rPr>
    </w:lvl>
    <w:lvl w:ilvl="3" w:tplc="9A74FD58">
      <w:start w:val="1"/>
      <w:numFmt w:val="bullet"/>
      <w:lvlText w:val=""/>
      <w:lvlJc w:val="left"/>
      <w:pPr>
        <w:ind w:left="2880" w:hanging="360"/>
      </w:pPr>
      <w:rPr>
        <w:rFonts w:ascii="Symbol" w:hAnsi="Symbol" w:hint="default"/>
      </w:rPr>
    </w:lvl>
    <w:lvl w:ilvl="4" w:tplc="BE94B7C2">
      <w:start w:val="1"/>
      <w:numFmt w:val="bullet"/>
      <w:lvlText w:val="o"/>
      <w:lvlJc w:val="left"/>
      <w:pPr>
        <w:ind w:left="3600" w:hanging="360"/>
      </w:pPr>
      <w:rPr>
        <w:rFonts w:ascii="Courier New" w:hAnsi="Courier New" w:hint="default"/>
      </w:rPr>
    </w:lvl>
    <w:lvl w:ilvl="5" w:tplc="2B7CAB84">
      <w:start w:val="1"/>
      <w:numFmt w:val="bullet"/>
      <w:lvlText w:val=""/>
      <w:lvlJc w:val="left"/>
      <w:pPr>
        <w:ind w:left="4320" w:hanging="360"/>
      </w:pPr>
      <w:rPr>
        <w:rFonts w:ascii="Wingdings" w:hAnsi="Wingdings" w:hint="default"/>
      </w:rPr>
    </w:lvl>
    <w:lvl w:ilvl="6" w:tplc="58DE8EB6">
      <w:start w:val="1"/>
      <w:numFmt w:val="bullet"/>
      <w:lvlText w:val=""/>
      <w:lvlJc w:val="left"/>
      <w:pPr>
        <w:ind w:left="5040" w:hanging="360"/>
      </w:pPr>
      <w:rPr>
        <w:rFonts w:ascii="Symbol" w:hAnsi="Symbol" w:hint="default"/>
      </w:rPr>
    </w:lvl>
    <w:lvl w:ilvl="7" w:tplc="5664BC88">
      <w:start w:val="1"/>
      <w:numFmt w:val="bullet"/>
      <w:lvlText w:val="o"/>
      <w:lvlJc w:val="left"/>
      <w:pPr>
        <w:ind w:left="5760" w:hanging="360"/>
      </w:pPr>
      <w:rPr>
        <w:rFonts w:ascii="Courier New" w:hAnsi="Courier New" w:hint="default"/>
      </w:rPr>
    </w:lvl>
    <w:lvl w:ilvl="8" w:tplc="1C56651C">
      <w:start w:val="1"/>
      <w:numFmt w:val="bullet"/>
      <w:lvlText w:val=""/>
      <w:lvlJc w:val="left"/>
      <w:pPr>
        <w:ind w:left="6480" w:hanging="360"/>
      </w:pPr>
      <w:rPr>
        <w:rFonts w:ascii="Wingdings" w:hAnsi="Wingdings" w:hint="default"/>
      </w:rPr>
    </w:lvl>
  </w:abstractNum>
  <w:abstractNum w:abstractNumId="22" w15:restartNumberingAfterBreak="0">
    <w:nsid w:val="25121114"/>
    <w:multiLevelType w:val="hybridMultilevel"/>
    <w:tmpl w:val="2152A036"/>
    <w:lvl w:ilvl="0" w:tplc="CC323AB8">
      <w:start w:val="1"/>
      <w:numFmt w:val="bullet"/>
      <w:lvlText w:val="-"/>
      <w:lvlJc w:val="left"/>
      <w:pPr>
        <w:ind w:left="720" w:hanging="360"/>
      </w:pPr>
      <w:rPr>
        <w:rFonts w:ascii="Aptos" w:hAnsi="Aptos" w:hint="default"/>
      </w:rPr>
    </w:lvl>
    <w:lvl w:ilvl="1" w:tplc="282EBCC2">
      <w:start w:val="1"/>
      <w:numFmt w:val="bullet"/>
      <w:lvlText w:val="o"/>
      <w:lvlJc w:val="left"/>
      <w:pPr>
        <w:ind w:left="1440" w:hanging="360"/>
      </w:pPr>
      <w:rPr>
        <w:rFonts w:ascii="Courier New" w:hAnsi="Courier New" w:hint="default"/>
      </w:rPr>
    </w:lvl>
    <w:lvl w:ilvl="2" w:tplc="D4F8EB1E">
      <w:start w:val="1"/>
      <w:numFmt w:val="bullet"/>
      <w:lvlText w:val=""/>
      <w:lvlJc w:val="left"/>
      <w:pPr>
        <w:ind w:left="2160" w:hanging="360"/>
      </w:pPr>
      <w:rPr>
        <w:rFonts w:ascii="Wingdings" w:hAnsi="Wingdings" w:hint="default"/>
      </w:rPr>
    </w:lvl>
    <w:lvl w:ilvl="3" w:tplc="94701BBC">
      <w:start w:val="1"/>
      <w:numFmt w:val="bullet"/>
      <w:lvlText w:val=""/>
      <w:lvlJc w:val="left"/>
      <w:pPr>
        <w:ind w:left="2880" w:hanging="360"/>
      </w:pPr>
      <w:rPr>
        <w:rFonts w:ascii="Symbol" w:hAnsi="Symbol" w:hint="default"/>
      </w:rPr>
    </w:lvl>
    <w:lvl w:ilvl="4" w:tplc="6AE08BB2">
      <w:start w:val="1"/>
      <w:numFmt w:val="bullet"/>
      <w:lvlText w:val="o"/>
      <w:lvlJc w:val="left"/>
      <w:pPr>
        <w:ind w:left="3600" w:hanging="360"/>
      </w:pPr>
      <w:rPr>
        <w:rFonts w:ascii="Courier New" w:hAnsi="Courier New" w:hint="default"/>
      </w:rPr>
    </w:lvl>
    <w:lvl w:ilvl="5" w:tplc="8FD8C42A">
      <w:start w:val="1"/>
      <w:numFmt w:val="bullet"/>
      <w:lvlText w:val=""/>
      <w:lvlJc w:val="left"/>
      <w:pPr>
        <w:ind w:left="4320" w:hanging="360"/>
      </w:pPr>
      <w:rPr>
        <w:rFonts w:ascii="Wingdings" w:hAnsi="Wingdings" w:hint="default"/>
      </w:rPr>
    </w:lvl>
    <w:lvl w:ilvl="6" w:tplc="381CDB44">
      <w:start w:val="1"/>
      <w:numFmt w:val="bullet"/>
      <w:lvlText w:val=""/>
      <w:lvlJc w:val="left"/>
      <w:pPr>
        <w:ind w:left="5040" w:hanging="360"/>
      </w:pPr>
      <w:rPr>
        <w:rFonts w:ascii="Symbol" w:hAnsi="Symbol" w:hint="default"/>
      </w:rPr>
    </w:lvl>
    <w:lvl w:ilvl="7" w:tplc="38C68A00">
      <w:start w:val="1"/>
      <w:numFmt w:val="bullet"/>
      <w:lvlText w:val="o"/>
      <w:lvlJc w:val="left"/>
      <w:pPr>
        <w:ind w:left="5760" w:hanging="360"/>
      </w:pPr>
      <w:rPr>
        <w:rFonts w:ascii="Courier New" w:hAnsi="Courier New" w:hint="default"/>
      </w:rPr>
    </w:lvl>
    <w:lvl w:ilvl="8" w:tplc="C7E050A4">
      <w:start w:val="1"/>
      <w:numFmt w:val="bullet"/>
      <w:lvlText w:val=""/>
      <w:lvlJc w:val="left"/>
      <w:pPr>
        <w:ind w:left="6480" w:hanging="360"/>
      </w:pPr>
      <w:rPr>
        <w:rFonts w:ascii="Wingdings" w:hAnsi="Wingdings" w:hint="default"/>
      </w:rPr>
    </w:lvl>
  </w:abstractNum>
  <w:abstractNum w:abstractNumId="23" w15:restartNumberingAfterBreak="0">
    <w:nsid w:val="25A12F11"/>
    <w:multiLevelType w:val="hybridMultilevel"/>
    <w:tmpl w:val="FFFFFFFF"/>
    <w:lvl w:ilvl="0" w:tplc="1A9637A4">
      <w:start w:val="1"/>
      <w:numFmt w:val="bullet"/>
      <w:lvlText w:val=""/>
      <w:lvlJc w:val="left"/>
      <w:pPr>
        <w:ind w:left="1080" w:hanging="360"/>
      </w:pPr>
      <w:rPr>
        <w:rFonts w:ascii="Symbol" w:hAnsi="Symbol" w:hint="default"/>
      </w:rPr>
    </w:lvl>
    <w:lvl w:ilvl="1" w:tplc="09B23954">
      <w:start w:val="1"/>
      <w:numFmt w:val="bullet"/>
      <w:lvlText w:val="o"/>
      <w:lvlJc w:val="left"/>
      <w:pPr>
        <w:ind w:left="1800" w:hanging="360"/>
      </w:pPr>
      <w:rPr>
        <w:rFonts w:ascii="Courier New" w:hAnsi="Courier New" w:hint="default"/>
      </w:rPr>
    </w:lvl>
    <w:lvl w:ilvl="2" w:tplc="A05083DC">
      <w:start w:val="1"/>
      <w:numFmt w:val="bullet"/>
      <w:lvlText w:val=""/>
      <w:lvlJc w:val="left"/>
      <w:pPr>
        <w:ind w:left="2520" w:hanging="360"/>
      </w:pPr>
      <w:rPr>
        <w:rFonts w:ascii="Wingdings" w:hAnsi="Wingdings" w:hint="default"/>
      </w:rPr>
    </w:lvl>
    <w:lvl w:ilvl="3" w:tplc="34C836D0">
      <w:start w:val="1"/>
      <w:numFmt w:val="bullet"/>
      <w:lvlText w:val=""/>
      <w:lvlJc w:val="left"/>
      <w:pPr>
        <w:ind w:left="3240" w:hanging="360"/>
      </w:pPr>
      <w:rPr>
        <w:rFonts w:ascii="Symbol" w:hAnsi="Symbol" w:hint="default"/>
      </w:rPr>
    </w:lvl>
    <w:lvl w:ilvl="4" w:tplc="2AEAA970">
      <w:start w:val="1"/>
      <w:numFmt w:val="bullet"/>
      <w:lvlText w:val="o"/>
      <w:lvlJc w:val="left"/>
      <w:pPr>
        <w:ind w:left="3960" w:hanging="360"/>
      </w:pPr>
      <w:rPr>
        <w:rFonts w:ascii="Courier New" w:hAnsi="Courier New" w:hint="default"/>
      </w:rPr>
    </w:lvl>
    <w:lvl w:ilvl="5" w:tplc="E2661398">
      <w:start w:val="1"/>
      <w:numFmt w:val="bullet"/>
      <w:lvlText w:val=""/>
      <w:lvlJc w:val="left"/>
      <w:pPr>
        <w:ind w:left="4680" w:hanging="360"/>
      </w:pPr>
      <w:rPr>
        <w:rFonts w:ascii="Wingdings" w:hAnsi="Wingdings" w:hint="default"/>
      </w:rPr>
    </w:lvl>
    <w:lvl w:ilvl="6" w:tplc="314CA69A">
      <w:start w:val="1"/>
      <w:numFmt w:val="bullet"/>
      <w:lvlText w:val=""/>
      <w:lvlJc w:val="left"/>
      <w:pPr>
        <w:ind w:left="5400" w:hanging="360"/>
      </w:pPr>
      <w:rPr>
        <w:rFonts w:ascii="Symbol" w:hAnsi="Symbol" w:hint="default"/>
      </w:rPr>
    </w:lvl>
    <w:lvl w:ilvl="7" w:tplc="F39E897C">
      <w:start w:val="1"/>
      <w:numFmt w:val="bullet"/>
      <w:lvlText w:val="o"/>
      <w:lvlJc w:val="left"/>
      <w:pPr>
        <w:ind w:left="6120" w:hanging="360"/>
      </w:pPr>
      <w:rPr>
        <w:rFonts w:ascii="Courier New" w:hAnsi="Courier New" w:hint="default"/>
      </w:rPr>
    </w:lvl>
    <w:lvl w:ilvl="8" w:tplc="E360938C">
      <w:start w:val="1"/>
      <w:numFmt w:val="bullet"/>
      <w:lvlText w:val=""/>
      <w:lvlJc w:val="left"/>
      <w:pPr>
        <w:ind w:left="6840" w:hanging="360"/>
      </w:pPr>
      <w:rPr>
        <w:rFonts w:ascii="Wingdings" w:hAnsi="Wingdings" w:hint="default"/>
      </w:rPr>
    </w:lvl>
  </w:abstractNum>
  <w:abstractNum w:abstractNumId="24" w15:restartNumberingAfterBreak="0">
    <w:nsid w:val="2A3ED531"/>
    <w:multiLevelType w:val="hybridMultilevel"/>
    <w:tmpl w:val="611274AE"/>
    <w:lvl w:ilvl="0" w:tplc="A2200DFC">
      <w:start w:val="1"/>
      <w:numFmt w:val="bullet"/>
      <w:lvlText w:val="-"/>
      <w:lvlJc w:val="left"/>
      <w:pPr>
        <w:ind w:left="1440" w:hanging="360"/>
      </w:pPr>
      <w:rPr>
        <w:rFonts w:ascii="Aptos" w:hAnsi="Aptos" w:hint="default"/>
      </w:rPr>
    </w:lvl>
    <w:lvl w:ilvl="1" w:tplc="FFA873A6">
      <w:start w:val="1"/>
      <w:numFmt w:val="bullet"/>
      <w:lvlText w:val="o"/>
      <w:lvlJc w:val="left"/>
      <w:pPr>
        <w:ind w:left="2160" w:hanging="360"/>
      </w:pPr>
      <w:rPr>
        <w:rFonts w:ascii="Courier New" w:hAnsi="Courier New" w:hint="default"/>
      </w:rPr>
    </w:lvl>
    <w:lvl w:ilvl="2" w:tplc="2B26AC3C">
      <w:start w:val="1"/>
      <w:numFmt w:val="bullet"/>
      <w:lvlText w:val=""/>
      <w:lvlJc w:val="left"/>
      <w:pPr>
        <w:ind w:left="2880" w:hanging="360"/>
      </w:pPr>
      <w:rPr>
        <w:rFonts w:ascii="Wingdings" w:hAnsi="Wingdings" w:hint="default"/>
      </w:rPr>
    </w:lvl>
    <w:lvl w:ilvl="3" w:tplc="07A464AA">
      <w:start w:val="1"/>
      <w:numFmt w:val="bullet"/>
      <w:lvlText w:val=""/>
      <w:lvlJc w:val="left"/>
      <w:pPr>
        <w:ind w:left="3600" w:hanging="360"/>
      </w:pPr>
      <w:rPr>
        <w:rFonts w:ascii="Symbol" w:hAnsi="Symbol" w:hint="default"/>
      </w:rPr>
    </w:lvl>
    <w:lvl w:ilvl="4" w:tplc="583C4EAE">
      <w:start w:val="1"/>
      <w:numFmt w:val="bullet"/>
      <w:lvlText w:val="o"/>
      <w:lvlJc w:val="left"/>
      <w:pPr>
        <w:ind w:left="4320" w:hanging="360"/>
      </w:pPr>
      <w:rPr>
        <w:rFonts w:ascii="Courier New" w:hAnsi="Courier New" w:hint="default"/>
      </w:rPr>
    </w:lvl>
    <w:lvl w:ilvl="5" w:tplc="B8B443C0">
      <w:start w:val="1"/>
      <w:numFmt w:val="bullet"/>
      <w:lvlText w:val=""/>
      <w:lvlJc w:val="left"/>
      <w:pPr>
        <w:ind w:left="5040" w:hanging="360"/>
      </w:pPr>
      <w:rPr>
        <w:rFonts w:ascii="Wingdings" w:hAnsi="Wingdings" w:hint="default"/>
      </w:rPr>
    </w:lvl>
    <w:lvl w:ilvl="6" w:tplc="8E1C623A">
      <w:start w:val="1"/>
      <w:numFmt w:val="bullet"/>
      <w:lvlText w:val=""/>
      <w:lvlJc w:val="left"/>
      <w:pPr>
        <w:ind w:left="5760" w:hanging="360"/>
      </w:pPr>
      <w:rPr>
        <w:rFonts w:ascii="Symbol" w:hAnsi="Symbol" w:hint="default"/>
      </w:rPr>
    </w:lvl>
    <w:lvl w:ilvl="7" w:tplc="A2EA61E8">
      <w:start w:val="1"/>
      <w:numFmt w:val="bullet"/>
      <w:lvlText w:val="o"/>
      <w:lvlJc w:val="left"/>
      <w:pPr>
        <w:ind w:left="6480" w:hanging="360"/>
      </w:pPr>
      <w:rPr>
        <w:rFonts w:ascii="Courier New" w:hAnsi="Courier New" w:hint="default"/>
      </w:rPr>
    </w:lvl>
    <w:lvl w:ilvl="8" w:tplc="8A56ABDA">
      <w:start w:val="1"/>
      <w:numFmt w:val="bullet"/>
      <w:lvlText w:val=""/>
      <w:lvlJc w:val="left"/>
      <w:pPr>
        <w:ind w:left="7200" w:hanging="360"/>
      </w:pPr>
      <w:rPr>
        <w:rFonts w:ascii="Wingdings" w:hAnsi="Wingdings" w:hint="default"/>
      </w:rPr>
    </w:lvl>
  </w:abstractNum>
  <w:abstractNum w:abstractNumId="25" w15:restartNumberingAfterBreak="0">
    <w:nsid w:val="2D0D3956"/>
    <w:multiLevelType w:val="hybridMultilevel"/>
    <w:tmpl w:val="FFFFFFFF"/>
    <w:lvl w:ilvl="0" w:tplc="65D86F0C">
      <w:start w:val="1"/>
      <w:numFmt w:val="decimal"/>
      <w:lvlText w:val="%1."/>
      <w:lvlJc w:val="left"/>
      <w:pPr>
        <w:ind w:left="720" w:hanging="360"/>
      </w:pPr>
    </w:lvl>
    <w:lvl w:ilvl="1" w:tplc="7CCE842C">
      <w:start w:val="1"/>
      <w:numFmt w:val="lowerLetter"/>
      <w:lvlText w:val="%2."/>
      <w:lvlJc w:val="left"/>
      <w:pPr>
        <w:ind w:left="1440" w:hanging="360"/>
      </w:pPr>
    </w:lvl>
    <w:lvl w:ilvl="2" w:tplc="235E264E">
      <w:start w:val="1"/>
      <w:numFmt w:val="lowerRoman"/>
      <w:lvlText w:val="%3."/>
      <w:lvlJc w:val="right"/>
      <w:pPr>
        <w:ind w:left="2160" w:hanging="180"/>
      </w:pPr>
    </w:lvl>
    <w:lvl w:ilvl="3" w:tplc="D94CEACE">
      <w:start w:val="1"/>
      <w:numFmt w:val="decimal"/>
      <w:lvlText w:val="%4."/>
      <w:lvlJc w:val="left"/>
      <w:pPr>
        <w:ind w:left="2880" w:hanging="360"/>
      </w:pPr>
    </w:lvl>
    <w:lvl w:ilvl="4" w:tplc="696E310E">
      <w:start w:val="1"/>
      <w:numFmt w:val="lowerLetter"/>
      <w:lvlText w:val="%5."/>
      <w:lvlJc w:val="left"/>
      <w:pPr>
        <w:ind w:left="3600" w:hanging="360"/>
      </w:pPr>
    </w:lvl>
    <w:lvl w:ilvl="5" w:tplc="59E0680C">
      <w:start w:val="1"/>
      <w:numFmt w:val="lowerRoman"/>
      <w:lvlText w:val="%6."/>
      <w:lvlJc w:val="right"/>
      <w:pPr>
        <w:ind w:left="4320" w:hanging="180"/>
      </w:pPr>
    </w:lvl>
    <w:lvl w:ilvl="6" w:tplc="F6DCF09E">
      <w:start w:val="1"/>
      <w:numFmt w:val="decimal"/>
      <w:lvlText w:val="%7."/>
      <w:lvlJc w:val="left"/>
      <w:pPr>
        <w:ind w:left="5040" w:hanging="360"/>
      </w:pPr>
    </w:lvl>
    <w:lvl w:ilvl="7" w:tplc="7E66A852">
      <w:start w:val="1"/>
      <w:numFmt w:val="lowerLetter"/>
      <w:lvlText w:val="%8."/>
      <w:lvlJc w:val="left"/>
      <w:pPr>
        <w:ind w:left="5760" w:hanging="360"/>
      </w:pPr>
    </w:lvl>
    <w:lvl w:ilvl="8" w:tplc="DB62F546">
      <w:start w:val="1"/>
      <w:numFmt w:val="lowerRoman"/>
      <w:lvlText w:val="%9."/>
      <w:lvlJc w:val="right"/>
      <w:pPr>
        <w:ind w:left="6480" w:hanging="180"/>
      </w:pPr>
    </w:lvl>
  </w:abstractNum>
  <w:abstractNum w:abstractNumId="26" w15:restartNumberingAfterBreak="0">
    <w:nsid w:val="2D7660EC"/>
    <w:multiLevelType w:val="hybridMultilevel"/>
    <w:tmpl w:val="FFFFFFFF"/>
    <w:lvl w:ilvl="0" w:tplc="89F4BE80">
      <w:start w:val="1"/>
      <w:numFmt w:val="decimal"/>
      <w:lvlText w:val="%1."/>
      <w:lvlJc w:val="left"/>
      <w:pPr>
        <w:ind w:left="720" w:hanging="360"/>
      </w:pPr>
    </w:lvl>
    <w:lvl w:ilvl="1" w:tplc="EB746462">
      <w:start w:val="1"/>
      <w:numFmt w:val="lowerLetter"/>
      <w:lvlText w:val="%2."/>
      <w:lvlJc w:val="left"/>
      <w:pPr>
        <w:ind w:left="1440" w:hanging="360"/>
      </w:pPr>
    </w:lvl>
    <w:lvl w:ilvl="2" w:tplc="5B9AA19E">
      <w:start w:val="1"/>
      <w:numFmt w:val="lowerRoman"/>
      <w:lvlText w:val="%3."/>
      <w:lvlJc w:val="right"/>
      <w:pPr>
        <w:ind w:left="2160" w:hanging="180"/>
      </w:pPr>
    </w:lvl>
    <w:lvl w:ilvl="3" w:tplc="91561C2A">
      <w:start w:val="1"/>
      <w:numFmt w:val="decimal"/>
      <w:lvlText w:val="%4."/>
      <w:lvlJc w:val="left"/>
      <w:pPr>
        <w:ind w:left="2880" w:hanging="360"/>
      </w:pPr>
    </w:lvl>
    <w:lvl w:ilvl="4" w:tplc="F8F6768A">
      <w:start w:val="1"/>
      <w:numFmt w:val="lowerLetter"/>
      <w:lvlText w:val="%5."/>
      <w:lvlJc w:val="left"/>
      <w:pPr>
        <w:ind w:left="3600" w:hanging="360"/>
      </w:pPr>
    </w:lvl>
    <w:lvl w:ilvl="5" w:tplc="F94434DC">
      <w:start w:val="1"/>
      <w:numFmt w:val="lowerRoman"/>
      <w:lvlText w:val="%6."/>
      <w:lvlJc w:val="right"/>
      <w:pPr>
        <w:ind w:left="4320" w:hanging="180"/>
      </w:pPr>
    </w:lvl>
    <w:lvl w:ilvl="6" w:tplc="479C8168">
      <w:start w:val="1"/>
      <w:numFmt w:val="decimal"/>
      <w:lvlText w:val="%7."/>
      <w:lvlJc w:val="left"/>
      <w:pPr>
        <w:ind w:left="5040" w:hanging="360"/>
      </w:pPr>
    </w:lvl>
    <w:lvl w:ilvl="7" w:tplc="E632CC9E">
      <w:start w:val="1"/>
      <w:numFmt w:val="lowerLetter"/>
      <w:lvlText w:val="%8."/>
      <w:lvlJc w:val="left"/>
      <w:pPr>
        <w:ind w:left="5760" w:hanging="360"/>
      </w:pPr>
    </w:lvl>
    <w:lvl w:ilvl="8" w:tplc="56E62E74">
      <w:start w:val="1"/>
      <w:numFmt w:val="lowerRoman"/>
      <w:lvlText w:val="%9."/>
      <w:lvlJc w:val="right"/>
      <w:pPr>
        <w:ind w:left="6480" w:hanging="180"/>
      </w:pPr>
    </w:lvl>
  </w:abstractNum>
  <w:abstractNum w:abstractNumId="27" w15:restartNumberingAfterBreak="0">
    <w:nsid w:val="2F5967A6"/>
    <w:multiLevelType w:val="hybridMultilevel"/>
    <w:tmpl w:val="FFFFFFFF"/>
    <w:lvl w:ilvl="0" w:tplc="9912BF6C">
      <w:start w:val="1"/>
      <w:numFmt w:val="bullet"/>
      <w:lvlText w:val=""/>
      <w:lvlJc w:val="left"/>
      <w:pPr>
        <w:ind w:left="720" w:hanging="360"/>
      </w:pPr>
      <w:rPr>
        <w:rFonts w:ascii="Symbol" w:hAnsi="Symbol" w:hint="default"/>
      </w:rPr>
    </w:lvl>
    <w:lvl w:ilvl="1" w:tplc="3BD83432">
      <w:start w:val="1"/>
      <w:numFmt w:val="bullet"/>
      <w:lvlText w:val="o"/>
      <w:lvlJc w:val="left"/>
      <w:pPr>
        <w:ind w:left="1440" w:hanging="360"/>
      </w:pPr>
      <w:rPr>
        <w:rFonts w:ascii="Courier New" w:hAnsi="Courier New" w:hint="default"/>
      </w:rPr>
    </w:lvl>
    <w:lvl w:ilvl="2" w:tplc="D5E2B8DA">
      <w:start w:val="1"/>
      <w:numFmt w:val="bullet"/>
      <w:lvlText w:val=""/>
      <w:lvlJc w:val="left"/>
      <w:pPr>
        <w:ind w:left="2160" w:hanging="360"/>
      </w:pPr>
      <w:rPr>
        <w:rFonts w:ascii="Wingdings" w:hAnsi="Wingdings" w:hint="default"/>
      </w:rPr>
    </w:lvl>
    <w:lvl w:ilvl="3" w:tplc="09289A18">
      <w:start w:val="1"/>
      <w:numFmt w:val="bullet"/>
      <w:lvlText w:val=""/>
      <w:lvlJc w:val="left"/>
      <w:pPr>
        <w:ind w:left="2880" w:hanging="360"/>
      </w:pPr>
      <w:rPr>
        <w:rFonts w:ascii="Symbol" w:hAnsi="Symbol" w:hint="default"/>
      </w:rPr>
    </w:lvl>
    <w:lvl w:ilvl="4" w:tplc="215C4D80">
      <w:start w:val="1"/>
      <w:numFmt w:val="bullet"/>
      <w:lvlText w:val="o"/>
      <w:lvlJc w:val="left"/>
      <w:pPr>
        <w:ind w:left="3600" w:hanging="360"/>
      </w:pPr>
      <w:rPr>
        <w:rFonts w:ascii="Courier New" w:hAnsi="Courier New" w:hint="default"/>
      </w:rPr>
    </w:lvl>
    <w:lvl w:ilvl="5" w:tplc="A3F447AE">
      <w:start w:val="1"/>
      <w:numFmt w:val="bullet"/>
      <w:lvlText w:val=""/>
      <w:lvlJc w:val="left"/>
      <w:pPr>
        <w:ind w:left="4320" w:hanging="360"/>
      </w:pPr>
      <w:rPr>
        <w:rFonts w:ascii="Wingdings" w:hAnsi="Wingdings" w:hint="default"/>
      </w:rPr>
    </w:lvl>
    <w:lvl w:ilvl="6" w:tplc="301048D0">
      <w:start w:val="1"/>
      <w:numFmt w:val="bullet"/>
      <w:lvlText w:val=""/>
      <w:lvlJc w:val="left"/>
      <w:pPr>
        <w:ind w:left="5040" w:hanging="360"/>
      </w:pPr>
      <w:rPr>
        <w:rFonts w:ascii="Symbol" w:hAnsi="Symbol" w:hint="default"/>
      </w:rPr>
    </w:lvl>
    <w:lvl w:ilvl="7" w:tplc="EA2084F0">
      <w:start w:val="1"/>
      <w:numFmt w:val="bullet"/>
      <w:lvlText w:val="o"/>
      <w:lvlJc w:val="left"/>
      <w:pPr>
        <w:ind w:left="5760" w:hanging="360"/>
      </w:pPr>
      <w:rPr>
        <w:rFonts w:ascii="Courier New" w:hAnsi="Courier New" w:hint="default"/>
      </w:rPr>
    </w:lvl>
    <w:lvl w:ilvl="8" w:tplc="883CF6E2">
      <w:start w:val="1"/>
      <w:numFmt w:val="bullet"/>
      <w:lvlText w:val=""/>
      <w:lvlJc w:val="left"/>
      <w:pPr>
        <w:ind w:left="6480" w:hanging="360"/>
      </w:pPr>
      <w:rPr>
        <w:rFonts w:ascii="Wingdings" w:hAnsi="Wingdings" w:hint="default"/>
      </w:rPr>
    </w:lvl>
  </w:abstractNum>
  <w:abstractNum w:abstractNumId="28" w15:restartNumberingAfterBreak="0">
    <w:nsid w:val="3171735F"/>
    <w:multiLevelType w:val="hybridMultilevel"/>
    <w:tmpl w:val="FFFFFFFF"/>
    <w:lvl w:ilvl="0" w:tplc="E2020076">
      <w:start w:val="1"/>
      <w:numFmt w:val="bullet"/>
      <w:lvlText w:val=""/>
      <w:lvlJc w:val="left"/>
      <w:pPr>
        <w:ind w:left="1080" w:hanging="360"/>
      </w:pPr>
      <w:rPr>
        <w:rFonts w:ascii="Symbol" w:hAnsi="Symbol" w:hint="default"/>
      </w:rPr>
    </w:lvl>
    <w:lvl w:ilvl="1" w:tplc="09A09576">
      <w:start w:val="1"/>
      <w:numFmt w:val="bullet"/>
      <w:lvlText w:val="o"/>
      <w:lvlJc w:val="left"/>
      <w:pPr>
        <w:ind w:left="1800" w:hanging="360"/>
      </w:pPr>
      <w:rPr>
        <w:rFonts w:ascii="Courier New" w:hAnsi="Courier New" w:hint="default"/>
      </w:rPr>
    </w:lvl>
    <w:lvl w:ilvl="2" w:tplc="6736241A">
      <w:start w:val="1"/>
      <w:numFmt w:val="bullet"/>
      <w:lvlText w:val=""/>
      <w:lvlJc w:val="left"/>
      <w:pPr>
        <w:ind w:left="2520" w:hanging="360"/>
      </w:pPr>
      <w:rPr>
        <w:rFonts w:ascii="Wingdings" w:hAnsi="Wingdings" w:hint="default"/>
      </w:rPr>
    </w:lvl>
    <w:lvl w:ilvl="3" w:tplc="64D490FC">
      <w:start w:val="1"/>
      <w:numFmt w:val="bullet"/>
      <w:lvlText w:val=""/>
      <w:lvlJc w:val="left"/>
      <w:pPr>
        <w:ind w:left="3240" w:hanging="360"/>
      </w:pPr>
      <w:rPr>
        <w:rFonts w:ascii="Symbol" w:hAnsi="Symbol" w:hint="default"/>
      </w:rPr>
    </w:lvl>
    <w:lvl w:ilvl="4" w:tplc="80BC094E">
      <w:start w:val="1"/>
      <w:numFmt w:val="bullet"/>
      <w:lvlText w:val="o"/>
      <w:lvlJc w:val="left"/>
      <w:pPr>
        <w:ind w:left="3960" w:hanging="360"/>
      </w:pPr>
      <w:rPr>
        <w:rFonts w:ascii="Courier New" w:hAnsi="Courier New" w:hint="default"/>
      </w:rPr>
    </w:lvl>
    <w:lvl w:ilvl="5" w:tplc="47CAA7C8">
      <w:start w:val="1"/>
      <w:numFmt w:val="bullet"/>
      <w:lvlText w:val=""/>
      <w:lvlJc w:val="left"/>
      <w:pPr>
        <w:ind w:left="4680" w:hanging="360"/>
      </w:pPr>
      <w:rPr>
        <w:rFonts w:ascii="Wingdings" w:hAnsi="Wingdings" w:hint="default"/>
      </w:rPr>
    </w:lvl>
    <w:lvl w:ilvl="6" w:tplc="32E84F7A">
      <w:start w:val="1"/>
      <w:numFmt w:val="bullet"/>
      <w:lvlText w:val=""/>
      <w:lvlJc w:val="left"/>
      <w:pPr>
        <w:ind w:left="5400" w:hanging="360"/>
      </w:pPr>
      <w:rPr>
        <w:rFonts w:ascii="Symbol" w:hAnsi="Symbol" w:hint="default"/>
      </w:rPr>
    </w:lvl>
    <w:lvl w:ilvl="7" w:tplc="52DC1FF4">
      <w:start w:val="1"/>
      <w:numFmt w:val="bullet"/>
      <w:lvlText w:val="o"/>
      <w:lvlJc w:val="left"/>
      <w:pPr>
        <w:ind w:left="6120" w:hanging="360"/>
      </w:pPr>
      <w:rPr>
        <w:rFonts w:ascii="Courier New" w:hAnsi="Courier New" w:hint="default"/>
      </w:rPr>
    </w:lvl>
    <w:lvl w:ilvl="8" w:tplc="230844FA">
      <w:start w:val="1"/>
      <w:numFmt w:val="bullet"/>
      <w:lvlText w:val=""/>
      <w:lvlJc w:val="left"/>
      <w:pPr>
        <w:ind w:left="6840" w:hanging="360"/>
      </w:pPr>
      <w:rPr>
        <w:rFonts w:ascii="Wingdings" w:hAnsi="Wingdings" w:hint="default"/>
      </w:rPr>
    </w:lvl>
  </w:abstractNum>
  <w:abstractNum w:abstractNumId="29" w15:restartNumberingAfterBreak="0">
    <w:nsid w:val="32DA29A8"/>
    <w:multiLevelType w:val="hybridMultilevel"/>
    <w:tmpl w:val="114AA140"/>
    <w:lvl w:ilvl="0" w:tplc="8684DE72">
      <w:start w:val="1"/>
      <w:numFmt w:val="bullet"/>
      <w:lvlText w:val="-"/>
      <w:lvlJc w:val="left"/>
      <w:pPr>
        <w:ind w:left="720" w:hanging="360"/>
      </w:pPr>
      <w:rPr>
        <w:rFonts w:ascii="Aptos" w:hAnsi="Aptos" w:hint="default"/>
      </w:rPr>
    </w:lvl>
    <w:lvl w:ilvl="1" w:tplc="61DA3E36">
      <w:start w:val="1"/>
      <w:numFmt w:val="bullet"/>
      <w:lvlText w:val="o"/>
      <w:lvlJc w:val="left"/>
      <w:pPr>
        <w:ind w:left="1440" w:hanging="360"/>
      </w:pPr>
      <w:rPr>
        <w:rFonts w:ascii="Courier New" w:hAnsi="Courier New" w:hint="default"/>
      </w:rPr>
    </w:lvl>
    <w:lvl w:ilvl="2" w:tplc="F4F2B1A6">
      <w:start w:val="1"/>
      <w:numFmt w:val="bullet"/>
      <w:lvlText w:val=""/>
      <w:lvlJc w:val="left"/>
      <w:pPr>
        <w:ind w:left="2160" w:hanging="360"/>
      </w:pPr>
      <w:rPr>
        <w:rFonts w:ascii="Wingdings" w:hAnsi="Wingdings" w:hint="default"/>
      </w:rPr>
    </w:lvl>
    <w:lvl w:ilvl="3" w:tplc="B0C87DCE">
      <w:start w:val="1"/>
      <w:numFmt w:val="bullet"/>
      <w:lvlText w:val=""/>
      <w:lvlJc w:val="left"/>
      <w:pPr>
        <w:ind w:left="2880" w:hanging="360"/>
      </w:pPr>
      <w:rPr>
        <w:rFonts w:ascii="Symbol" w:hAnsi="Symbol" w:hint="default"/>
      </w:rPr>
    </w:lvl>
    <w:lvl w:ilvl="4" w:tplc="DB4CA97C">
      <w:start w:val="1"/>
      <w:numFmt w:val="bullet"/>
      <w:lvlText w:val="o"/>
      <w:lvlJc w:val="left"/>
      <w:pPr>
        <w:ind w:left="3600" w:hanging="360"/>
      </w:pPr>
      <w:rPr>
        <w:rFonts w:ascii="Courier New" w:hAnsi="Courier New" w:hint="default"/>
      </w:rPr>
    </w:lvl>
    <w:lvl w:ilvl="5" w:tplc="6F349FD4">
      <w:start w:val="1"/>
      <w:numFmt w:val="bullet"/>
      <w:lvlText w:val=""/>
      <w:lvlJc w:val="left"/>
      <w:pPr>
        <w:ind w:left="4320" w:hanging="360"/>
      </w:pPr>
      <w:rPr>
        <w:rFonts w:ascii="Wingdings" w:hAnsi="Wingdings" w:hint="default"/>
      </w:rPr>
    </w:lvl>
    <w:lvl w:ilvl="6" w:tplc="030EAF1A">
      <w:start w:val="1"/>
      <w:numFmt w:val="bullet"/>
      <w:lvlText w:val=""/>
      <w:lvlJc w:val="left"/>
      <w:pPr>
        <w:ind w:left="5040" w:hanging="360"/>
      </w:pPr>
      <w:rPr>
        <w:rFonts w:ascii="Symbol" w:hAnsi="Symbol" w:hint="default"/>
      </w:rPr>
    </w:lvl>
    <w:lvl w:ilvl="7" w:tplc="FE5010FE">
      <w:start w:val="1"/>
      <w:numFmt w:val="bullet"/>
      <w:lvlText w:val="o"/>
      <w:lvlJc w:val="left"/>
      <w:pPr>
        <w:ind w:left="5760" w:hanging="360"/>
      </w:pPr>
      <w:rPr>
        <w:rFonts w:ascii="Courier New" w:hAnsi="Courier New" w:hint="default"/>
      </w:rPr>
    </w:lvl>
    <w:lvl w:ilvl="8" w:tplc="560C753A">
      <w:start w:val="1"/>
      <w:numFmt w:val="bullet"/>
      <w:lvlText w:val=""/>
      <w:lvlJc w:val="left"/>
      <w:pPr>
        <w:ind w:left="6480" w:hanging="360"/>
      </w:pPr>
      <w:rPr>
        <w:rFonts w:ascii="Wingdings" w:hAnsi="Wingdings" w:hint="default"/>
      </w:rPr>
    </w:lvl>
  </w:abstractNum>
  <w:abstractNum w:abstractNumId="30" w15:restartNumberingAfterBreak="0">
    <w:nsid w:val="33750FD7"/>
    <w:multiLevelType w:val="hybridMultilevel"/>
    <w:tmpl w:val="89E21D6C"/>
    <w:lvl w:ilvl="0" w:tplc="37BA62D0">
      <w:start w:val="5"/>
      <w:numFmt w:val="decimal"/>
      <w:lvlText w:val="%1."/>
      <w:lvlJc w:val="left"/>
      <w:pPr>
        <w:ind w:left="720" w:hanging="360"/>
      </w:pPr>
    </w:lvl>
    <w:lvl w:ilvl="1" w:tplc="3FF06D48">
      <w:start w:val="1"/>
      <w:numFmt w:val="lowerLetter"/>
      <w:lvlText w:val="%2."/>
      <w:lvlJc w:val="left"/>
      <w:pPr>
        <w:ind w:left="1440" w:hanging="360"/>
      </w:pPr>
    </w:lvl>
    <w:lvl w:ilvl="2" w:tplc="E00CD562">
      <w:start w:val="1"/>
      <w:numFmt w:val="lowerRoman"/>
      <w:lvlText w:val="%3."/>
      <w:lvlJc w:val="right"/>
      <w:pPr>
        <w:ind w:left="2160" w:hanging="180"/>
      </w:pPr>
    </w:lvl>
    <w:lvl w:ilvl="3" w:tplc="B2CA9BAA">
      <w:start w:val="1"/>
      <w:numFmt w:val="decimal"/>
      <w:lvlText w:val="%4."/>
      <w:lvlJc w:val="left"/>
      <w:pPr>
        <w:ind w:left="2880" w:hanging="360"/>
      </w:pPr>
    </w:lvl>
    <w:lvl w:ilvl="4" w:tplc="501CA0D8">
      <w:start w:val="1"/>
      <w:numFmt w:val="lowerLetter"/>
      <w:lvlText w:val="%5."/>
      <w:lvlJc w:val="left"/>
      <w:pPr>
        <w:ind w:left="3600" w:hanging="360"/>
      </w:pPr>
    </w:lvl>
    <w:lvl w:ilvl="5" w:tplc="1C0C6D16">
      <w:start w:val="1"/>
      <w:numFmt w:val="lowerRoman"/>
      <w:lvlText w:val="%6."/>
      <w:lvlJc w:val="right"/>
      <w:pPr>
        <w:ind w:left="4320" w:hanging="180"/>
      </w:pPr>
    </w:lvl>
    <w:lvl w:ilvl="6" w:tplc="7302B7A8">
      <w:start w:val="1"/>
      <w:numFmt w:val="decimal"/>
      <w:lvlText w:val="%7."/>
      <w:lvlJc w:val="left"/>
      <w:pPr>
        <w:ind w:left="5040" w:hanging="360"/>
      </w:pPr>
    </w:lvl>
    <w:lvl w:ilvl="7" w:tplc="2C24DF5A">
      <w:start w:val="1"/>
      <w:numFmt w:val="lowerLetter"/>
      <w:lvlText w:val="%8."/>
      <w:lvlJc w:val="left"/>
      <w:pPr>
        <w:ind w:left="5760" w:hanging="360"/>
      </w:pPr>
    </w:lvl>
    <w:lvl w:ilvl="8" w:tplc="1004D64A">
      <w:start w:val="1"/>
      <w:numFmt w:val="lowerRoman"/>
      <w:lvlText w:val="%9."/>
      <w:lvlJc w:val="right"/>
      <w:pPr>
        <w:ind w:left="6480" w:hanging="180"/>
      </w:pPr>
    </w:lvl>
  </w:abstractNum>
  <w:abstractNum w:abstractNumId="31" w15:restartNumberingAfterBreak="0">
    <w:nsid w:val="33E7337B"/>
    <w:multiLevelType w:val="hybridMultilevel"/>
    <w:tmpl w:val="FFFFFFFF"/>
    <w:lvl w:ilvl="0" w:tplc="2A684018">
      <w:start w:val="1"/>
      <w:numFmt w:val="bullet"/>
      <w:lvlText w:val=""/>
      <w:lvlJc w:val="left"/>
      <w:pPr>
        <w:ind w:left="1080" w:hanging="360"/>
      </w:pPr>
      <w:rPr>
        <w:rFonts w:ascii="Symbol" w:hAnsi="Symbol" w:hint="default"/>
      </w:rPr>
    </w:lvl>
    <w:lvl w:ilvl="1" w:tplc="639E12C2">
      <w:start w:val="1"/>
      <w:numFmt w:val="bullet"/>
      <w:lvlText w:val="o"/>
      <w:lvlJc w:val="left"/>
      <w:pPr>
        <w:ind w:left="1800" w:hanging="360"/>
      </w:pPr>
      <w:rPr>
        <w:rFonts w:ascii="Courier New" w:hAnsi="Courier New" w:hint="default"/>
      </w:rPr>
    </w:lvl>
    <w:lvl w:ilvl="2" w:tplc="20C21F30">
      <w:start w:val="1"/>
      <w:numFmt w:val="bullet"/>
      <w:lvlText w:val=""/>
      <w:lvlJc w:val="left"/>
      <w:pPr>
        <w:ind w:left="2520" w:hanging="360"/>
      </w:pPr>
      <w:rPr>
        <w:rFonts w:ascii="Wingdings" w:hAnsi="Wingdings" w:hint="default"/>
      </w:rPr>
    </w:lvl>
    <w:lvl w:ilvl="3" w:tplc="E218417C">
      <w:start w:val="1"/>
      <w:numFmt w:val="bullet"/>
      <w:lvlText w:val=""/>
      <w:lvlJc w:val="left"/>
      <w:pPr>
        <w:ind w:left="3240" w:hanging="360"/>
      </w:pPr>
      <w:rPr>
        <w:rFonts w:ascii="Symbol" w:hAnsi="Symbol" w:hint="default"/>
      </w:rPr>
    </w:lvl>
    <w:lvl w:ilvl="4" w:tplc="C37AC78E">
      <w:start w:val="1"/>
      <w:numFmt w:val="bullet"/>
      <w:lvlText w:val="o"/>
      <w:lvlJc w:val="left"/>
      <w:pPr>
        <w:ind w:left="3960" w:hanging="360"/>
      </w:pPr>
      <w:rPr>
        <w:rFonts w:ascii="Courier New" w:hAnsi="Courier New" w:hint="default"/>
      </w:rPr>
    </w:lvl>
    <w:lvl w:ilvl="5" w:tplc="0E82E24C">
      <w:start w:val="1"/>
      <w:numFmt w:val="bullet"/>
      <w:lvlText w:val=""/>
      <w:lvlJc w:val="left"/>
      <w:pPr>
        <w:ind w:left="4680" w:hanging="360"/>
      </w:pPr>
      <w:rPr>
        <w:rFonts w:ascii="Wingdings" w:hAnsi="Wingdings" w:hint="default"/>
      </w:rPr>
    </w:lvl>
    <w:lvl w:ilvl="6" w:tplc="165E679A">
      <w:start w:val="1"/>
      <w:numFmt w:val="bullet"/>
      <w:lvlText w:val=""/>
      <w:lvlJc w:val="left"/>
      <w:pPr>
        <w:ind w:left="5400" w:hanging="360"/>
      </w:pPr>
      <w:rPr>
        <w:rFonts w:ascii="Symbol" w:hAnsi="Symbol" w:hint="default"/>
      </w:rPr>
    </w:lvl>
    <w:lvl w:ilvl="7" w:tplc="1B62DAC6">
      <w:start w:val="1"/>
      <w:numFmt w:val="bullet"/>
      <w:lvlText w:val="o"/>
      <w:lvlJc w:val="left"/>
      <w:pPr>
        <w:ind w:left="6120" w:hanging="360"/>
      </w:pPr>
      <w:rPr>
        <w:rFonts w:ascii="Courier New" w:hAnsi="Courier New" w:hint="default"/>
      </w:rPr>
    </w:lvl>
    <w:lvl w:ilvl="8" w:tplc="7932FABA">
      <w:start w:val="1"/>
      <w:numFmt w:val="bullet"/>
      <w:lvlText w:val=""/>
      <w:lvlJc w:val="left"/>
      <w:pPr>
        <w:ind w:left="6840" w:hanging="360"/>
      </w:pPr>
      <w:rPr>
        <w:rFonts w:ascii="Wingdings" w:hAnsi="Wingdings" w:hint="default"/>
      </w:rPr>
    </w:lvl>
  </w:abstractNum>
  <w:abstractNum w:abstractNumId="32" w15:restartNumberingAfterBreak="0">
    <w:nsid w:val="34CD50E6"/>
    <w:multiLevelType w:val="hybridMultilevel"/>
    <w:tmpl w:val="FFFFFFFF"/>
    <w:lvl w:ilvl="0" w:tplc="4F8052CE">
      <w:start w:val="1"/>
      <w:numFmt w:val="bullet"/>
      <w:lvlText w:val=""/>
      <w:lvlJc w:val="left"/>
      <w:pPr>
        <w:ind w:left="720" w:hanging="360"/>
      </w:pPr>
      <w:rPr>
        <w:rFonts w:ascii="Symbol" w:hAnsi="Symbol" w:hint="default"/>
      </w:rPr>
    </w:lvl>
    <w:lvl w:ilvl="1" w:tplc="2CD2C88E">
      <w:start w:val="1"/>
      <w:numFmt w:val="bullet"/>
      <w:lvlText w:val="o"/>
      <w:lvlJc w:val="left"/>
      <w:pPr>
        <w:ind w:left="1440" w:hanging="360"/>
      </w:pPr>
      <w:rPr>
        <w:rFonts w:ascii="Courier New" w:hAnsi="Courier New" w:hint="default"/>
      </w:rPr>
    </w:lvl>
    <w:lvl w:ilvl="2" w:tplc="AAEE0FB2">
      <w:start w:val="1"/>
      <w:numFmt w:val="bullet"/>
      <w:lvlText w:val=""/>
      <w:lvlJc w:val="left"/>
      <w:pPr>
        <w:ind w:left="2160" w:hanging="360"/>
      </w:pPr>
      <w:rPr>
        <w:rFonts w:ascii="Wingdings" w:hAnsi="Wingdings" w:hint="default"/>
      </w:rPr>
    </w:lvl>
    <w:lvl w:ilvl="3" w:tplc="6D5E4750">
      <w:start w:val="1"/>
      <w:numFmt w:val="bullet"/>
      <w:lvlText w:val=""/>
      <w:lvlJc w:val="left"/>
      <w:pPr>
        <w:ind w:left="2880" w:hanging="360"/>
      </w:pPr>
      <w:rPr>
        <w:rFonts w:ascii="Symbol" w:hAnsi="Symbol" w:hint="default"/>
      </w:rPr>
    </w:lvl>
    <w:lvl w:ilvl="4" w:tplc="4520484C">
      <w:start w:val="1"/>
      <w:numFmt w:val="bullet"/>
      <w:lvlText w:val="o"/>
      <w:lvlJc w:val="left"/>
      <w:pPr>
        <w:ind w:left="3600" w:hanging="360"/>
      </w:pPr>
      <w:rPr>
        <w:rFonts w:ascii="Courier New" w:hAnsi="Courier New" w:hint="default"/>
      </w:rPr>
    </w:lvl>
    <w:lvl w:ilvl="5" w:tplc="F6D02A8E">
      <w:start w:val="1"/>
      <w:numFmt w:val="bullet"/>
      <w:lvlText w:val=""/>
      <w:lvlJc w:val="left"/>
      <w:pPr>
        <w:ind w:left="4320" w:hanging="360"/>
      </w:pPr>
      <w:rPr>
        <w:rFonts w:ascii="Wingdings" w:hAnsi="Wingdings" w:hint="default"/>
      </w:rPr>
    </w:lvl>
    <w:lvl w:ilvl="6" w:tplc="024800FA">
      <w:start w:val="1"/>
      <w:numFmt w:val="bullet"/>
      <w:lvlText w:val=""/>
      <w:lvlJc w:val="left"/>
      <w:pPr>
        <w:ind w:left="5040" w:hanging="360"/>
      </w:pPr>
      <w:rPr>
        <w:rFonts w:ascii="Symbol" w:hAnsi="Symbol" w:hint="default"/>
      </w:rPr>
    </w:lvl>
    <w:lvl w:ilvl="7" w:tplc="DDDA97CE">
      <w:start w:val="1"/>
      <w:numFmt w:val="bullet"/>
      <w:lvlText w:val="o"/>
      <w:lvlJc w:val="left"/>
      <w:pPr>
        <w:ind w:left="5760" w:hanging="360"/>
      </w:pPr>
      <w:rPr>
        <w:rFonts w:ascii="Courier New" w:hAnsi="Courier New" w:hint="default"/>
      </w:rPr>
    </w:lvl>
    <w:lvl w:ilvl="8" w:tplc="3F6220BA">
      <w:start w:val="1"/>
      <w:numFmt w:val="bullet"/>
      <w:lvlText w:val=""/>
      <w:lvlJc w:val="left"/>
      <w:pPr>
        <w:ind w:left="6480" w:hanging="360"/>
      </w:pPr>
      <w:rPr>
        <w:rFonts w:ascii="Wingdings" w:hAnsi="Wingdings" w:hint="default"/>
      </w:rPr>
    </w:lvl>
  </w:abstractNum>
  <w:abstractNum w:abstractNumId="33" w15:restartNumberingAfterBreak="0">
    <w:nsid w:val="369F63DA"/>
    <w:multiLevelType w:val="hybridMultilevel"/>
    <w:tmpl w:val="FFFFFFFF"/>
    <w:lvl w:ilvl="0" w:tplc="A7922B8A">
      <w:start w:val="1"/>
      <w:numFmt w:val="bullet"/>
      <w:lvlText w:val=""/>
      <w:lvlJc w:val="left"/>
      <w:pPr>
        <w:ind w:left="720" w:hanging="360"/>
      </w:pPr>
      <w:rPr>
        <w:rFonts w:ascii="Symbol" w:hAnsi="Symbol" w:hint="default"/>
      </w:rPr>
    </w:lvl>
    <w:lvl w:ilvl="1" w:tplc="D52ED178">
      <w:start w:val="1"/>
      <w:numFmt w:val="bullet"/>
      <w:lvlText w:val="o"/>
      <w:lvlJc w:val="left"/>
      <w:pPr>
        <w:ind w:left="1440" w:hanging="360"/>
      </w:pPr>
      <w:rPr>
        <w:rFonts w:ascii="Courier New" w:hAnsi="Courier New" w:hint="default"/>
      </w:rPr>
    </w:lvl>
    <w:lvl w:ilvl="2" w:tplc="72C6B81A">
      <w:start w:val="1"/>
      <w:numFmt w:val="bullet"/>
      <w:lvlText w:val=""/>
      <w:lvlJc w:val="left"/>
      <w:pPr>
        <w:ind w:left="2160" w:hanging="360"/>
      </w:pPr>
      <w:rPr>
        <w:rFonts w:ascii="Wingdings" w:hAnsi="Wingdings" w:hint="default"/>
      </w:rPr>
    </w:lvl>
    <w:lvl w:ilvl="3" w:tplc="4B64CCFC">
      <w:start w:val="1"/>
      <w:numFmt w:val="bullet"/>
      <w:lvlText w:val=""/>
      <w:lvlJc w:val="left"/>
      <w:pPr>
        <w:ind w:left="2880" w:hanging="360"/>
      </w:pPr>
      <w:rPr>
        <w:rFonts w:ascii="Symbol" w:hAnsi="Symbol" w:hint="default"/>
      </w:rPr>
    </w:lvl>
    <w:lvl w:ilvl="4" w:tplc="7C3475D6">
      <w:start w:val="1"/>
      <w:numFmt w:val="bullet"/>
      <w:lvlText w:val="o"/>
      <w:lvlJc w:val="left"/>
      <w:pPr>
        <w:ind w:left="3600" w:hanging="360"/>
      </w:pPr>
      <w:rPr>
        <w:rFonts w:ascii="Courier New" w:hAnsi="Courier New" w:hint="default"/>
      </w:rPr>
    </w:lvl>
    <w:lvl w:ilvl="5" w:tplc="0186B978">
      <w:start w:val="1"/>
      <w:numFmt w:val="bullet"/>
      <w:lvlText w:val=""/>
      <w:lvlJc w:val="left"/>
      <w:pPr>
        <w:ind w:left="4320" w:hanging="360"/>
      </w:pPr>
      <w:rPr>
        <w:rFonts w:ascii="Wingdings" w:hAnsi="Wingdings" w:hint="default"/>
      </w:rPr>
    </w:lvl>
    <w:lvl w:ilvl="6" w:tplc="D94CB252">
      <w:start w:val="1"/>
      <w:numFmt w:val="bullet"/>
      <w:lvlText w:val=""/>
      <w:lvlJc w:val="left"/>
      <w:pPr>
        <w:ind w:left="5040" w:hanging="360"/>
      </w:pPr>
      <w:rPr>
        <w:rFonts w:ascii="Symbol" w:hAnsi="Symbol" w:hint="default"/>
      </w:rPr>
    </w:lvl>
    <w:lvl w:ilvl="7" w:tplc="A76C68A2">
      <w:start w:val="1"/>
      <w:numFmt w:val="bullet"/>
      <w:lvlText w:val="o"/>
      <w:lvlJc w:val="left"/>
      <w:pPr>
        <w:ind w:left="5760" w:hanging="360"/>
      </w:pPr>
      <w:rPr>
        <w:rFonts w:ascii="Courier New" w:hAnsi="Courier New" w:hint="default"/>
      </w:rPr>
    </w:lvl>
    <w:lvl w:ilvl="8" w:tplc="AB460B12">
      <w:start w:val="1"/>
      <w:numFmt w:val="bullet"/>
      <w:lvlText w:val=""/>
      <w:lvlJc w:val="left"/>
      <w:pPr>
        <w:ind w:left="6480" w:hanging="360"/>
      </w:pPr>
      <w:rPr>
        <w:rFonts w:ascii="Wingdings" w:hAnsi="Wingdings" w:hint="default"/>
      </w:rPr>
    </w:lvl>
  </w:abstractNum>
  <w:abstractNum w:abstractNumId="34" w15:restartNumberingAfterBreak="0">
    <w:nsid w:val="36FA8EAA"/>
    <w:multiLevelType w:val="hybridMultilevel"/>
    <w:tmpl w:val="D4E25AEE"/>
    <w:lvl w:ilvl="0" w:tplc="E0F47CEC">
      <w:start w:val="4"/>
      <w:numFmt w:val="decimal"/>
      <w:lvlText w:val="%1."/>
      <w:lvlJc w:val="left"/>
      <w:pPr>
        <w:ind w:left="720" w:hanging="360"/>
      </w:pPr>
    </w:lvl>
    <w:lvl w:ilvl="1" w:tplc="D2A001BA">
      <w:start w:val="1"/>
      <w:numFmt w:val="lowerLetter"/>
      <w:lvlText w:val="%2."/>
      <w:lvlJc w:val="left"/>
      <w:pPr>
        <w:ind w:left="1440" w:hanging="360"/>
      </w:pPr>
    </w:lvl>
    <w:lvl w:ilvl="2" w:tplc="7BD0402E">
      <w:start w:val="1"/>
      <w:numFmt w:val="lowerRoman"/>
      <w:lvlText w:val="%3."/>
      <w:lvlJc w:val="right"/>
      <w:pPr>
        <w:ind w:left="2160" w:hanging="180"/>
      </w:pPr>
    </w:lvl>
    <w:lvl w:ilvl="3" w:tplc="B17424EC">
      <w:start w:val="1"/>
      <w:numFmt w:val="decimal"/>
      <w:lvlText w:val="%4."/>
      <w:lvlJc w:val="left"/>
      <w:pPr>
        <w:ind w:left="2880" w:hanging="360"/>
      </w:pPr>
    </w:lvl>
    <w:lvl w:ilvl="4" w:tplc="CF8474BE">
      <w:start w:val="1"/>
      <w:numFmt w:val="lowerLetter"/>
      <w:lvlText w:val="%5."/>
      <w:lvlJc w:val="left"/>
      <w:pPr>
        <w:ind w:left="3600" w:hanging="360"/>
      </w:pPr>
    </w:lvl>
    <w:lvl w:ilvl="5" w:tplc="2A30004C">
      <w:start w:val="1"/>
      <w:numFmt w:val="lowerRoman"/>
      <w:lvlText w:val="%6."/>
      <w:lvlJc w:val="right"/>
      <w:pPr>
        <w:ind w:left="4320" w:hanging="180"/>
      </w:pPr>
    </w:lvl>
    <w:lvl w:ilvl="6" w:tplc="B04A9744">
      <w:start w:val="1"/>
      <w:numFmt w:val="decimal"/>
      <w:lvlText w:val="%7."/>
      <w:lvlJc w:val="left"/>
      <w:pPr>
        <w:ind w:left="5040" w:hanging="360"/>
      </w:pPr>
    </w:lvl>
    <w:lvl w:ilvl="7" w:tplc="A7DE60EA">
      <w:start w:val="1"/>
      <w:numFmt w:val="lowerLetter"/>
      <w:lvlText w:val="%8."/>
      <w:lvlJc w:val="left"/>
      <w:pPr>
        <w:ind w:left="5760" w:hanging="360"/>
      </w:pPr>
    </w:lvl>
    <w:lvl w:ilvl="8" w:tplc="4DC85072">
      <w:start w:val="1"/>
      <w:numFmt w:val="lowerRoman"/>
      <w:lvlText w:val="%9."/>
      <w:lvlJc w:val="right"/>
      <w:pPr>
        <w:ind w:left="6480" w:hanging="180"/>
      </w:pPr>
    </w:lvl>
  </w:abstractNum>
  <w:abstractNum w:abstractNumId="35" w15:restartNumberingAfterBreak="0">
    <w:nsid w:val="3CF9845C"/>
    <w:multiLevelType w:val="hybridMultilevel"/>
    <w:tmpl w:val="CE3EB4D6"/>
    <w:lvl w:ilvl="0" w:tplc="E95E56FE">
      <w:start w:val="2"/>
      <w:numFmt w:val="decimal"/>
      <w:lvlText w:val="%1."/>
      <w:lvlJc w:val="left"/>
      <w:pPr>
        <w:ind w:left="720" w:hanging="360"/>
      </w:pPr>
    </w:lvl>
    <w:lvl w:ilvl="1" w:tplc="D998537C">
      <w:start w:val="1"/>
      <w:numFmt w:val="lowerLetter"/>
      <w:lvlText w:val="%2."/>
      <w:lvlJc w:val="left"/>
      <w:pPr>
        <w:ind w:left="1440" w:hanging="360"/>
      </w:pPr>
    </w:lvl>
    <w:lvl w:ilvl="2" w:tplc="55E6D0E2">
      <w:start w:val="1"/>
      <w:numFmt w:val="lowerRoman"/>
      <w:lvlText w:val="%3."/>
      <w:lvlJc w:val="right"/>
      <w:pPr>
        <w:ind w:left="2160" w:hanging="180"/>
      </w:pPr>
    </w:lvl>
    <w:lvl w:ilvl="3" w:tplc="F9B8B4FC">
      <w:start w:val="1"/>
      <w:numFmt w:val="decimal"/>
      <w:lvlText w:val="%4."/>
      <w:lvlJc w:val="left"/>
      <w:pPr>
        <w:ind w:left="2880" w:hanging="360"/>
      </w:pPr>
    </w:lvl>
    <w:lvl w:ilvl="4" w:tplc="CC22B812">
      <w:start w:val="1"/>
      <w:numFmt w:val="lowerLetter"/>
      <w:lvlText w:val="%5."/>
      <w:lvlJc w:val="left"/>
      <w:pPr>
        <w:ind w:left="3600" w:hanging="360"/>
      </w:pPr>
    </w:lvl>
    <w:lvl w:ilvl="5" w:tplc="012AE01C">
      <w:start w:val="1"/>
      <w:numFmt w:val="lowerRoman"/>
      <w:lvlText w:val="%6."/>
      <w:lvlJc w:val="right"/>
      <w:pPr>
        <w:ind w:left="4320" w:hanging="180"/>
      </w:pPr>
    </w:lvl>
    <w:lvl w:ilvl="6" w:tplc="2E283CF2">
      <w:start w:val="1"/>
      <w:numFmt w:val="decimal"/>
      <w:lvlText w:val="%7."/>
      <w:lvlJc w:val="left"/>
      <w:pPr>
        <w:ind w:left="5040" w:hanging="360"/>
      </w:pPr>
    </w:lvl>
    <w:lvl w:ilvl="7" w:tplc="74204B3C">
      <w:start w:val="1"/>
      <w:numFmt w:val="lowerLetter"/>
      <w:lvlText w:val="%8."/>
      <w:lvlJc w:val="left"/>
      <w:pPr>
        <w:ind w:left="5760" w:hanging="360"/>
      </w:pPr>
    </w:lvl>
    <w:lvl w:ilvl="8" w:tplc="9E9AF342">
      <w:start w:val="1"/>
      <w:numFmt w:val="lowerRoman"/>
      <w:lvlText w:val="%9."/>
      <w:lvlJc w:val="right"/>
      <w:pPr>
        <w:ind w:left="6480" w:hanging="180"/>
      </w:pPr>
    </w:lvl>
  </w:abstractNum>
  <w:abstractNum w:abstractNumId="36" w15:restartNumberingAfterBreak="0">
    <w:nsid w:val="3FCDC09A"/>
    <w:multiLevelType w:val="hybridMultilevel"/>
    <w:tmpl w:val="FFFFFFFF"/>
    <w:lvl w:ilvl="0" w:tplc="EFC88D8C">
      <w:start w:val="1"/>
      <w:numFmt w:val="bullet"/>
      <w:lvlText w:val=""/>
      <w:lvlJc w:val="left"/>
      <w:pPr>
        <w:ind w:left="720" w:hanging="360"/>
      </w:pPr>
      <w:rPr>
        <w:rFonts w:ascii="Symbol" w:hAnsi="Symbol" w:hint="default"/>
      </w:rPr>
    </w:lvl>
    <w:lvl w:ilvl="1" w:tplc="C2FCDD3A">
      <w:start w:val="1"/>
      <w:numFmt w:val="bullet"/>
      <w:lvlText w:val="o"/>
      <w:lvlJc w:val="left"/>
      <w:pPr>
        <w:ind w:left="1440" w:hanging="360"/>
      </w:pPr>
      <w:rPr>
        <w:rFonts w:ascii="Courier New" w:hAnsi="Courier New" w:hint="default"/>
      </w:rPr>
    </w:lvl>
    <w:lvl w:ilvl="2" w:tplc="7E82BA72">
      <w:start w:val="1"/>
      <w:numFmt w:val="bullet"/>
      <w:lvlText w:val=""/>
      <w:lvlJc w:val="left"/>
      <w:pPr>
        <w:ind w:left="2160" w:hanging="360"/>
      </w:pPr>
      <w:rPr>
        <w:rFonts w:ascii="Wingdings" w:hAnsi="Wingdings" w:hint="default"/>
      </w:rPr>
    </w:lvl>
    <w:lvl w:ilvl="3" w:tplc="1AC0B776">
      <w:start w:val="1"/>
      <w:numFmt w:val="bullet"/>
      <w:lvlText w:val=""/>
      <w:lvlJc w:val="left"/>
      <w:pPr>
        <w:ind w:left="2880" w:hanging="360"/>
      </w:pPr>
      <w:rPr>
        <w:rFonts w:ascii="Symbol" w:hAnsi="Symbol" w:hint="default"/>
      </w:rPr>
    </w:lvl>
    <w:lvl w:ilvl="4" w:tplc="AB322718">
      <w:start w:val="1"/>
      <w:numFmt w:val="bullet"/>
      <w:lvlText w:val="o"/>
      <w:lvlJc w:val="left"/>
      <w:pPr>
        <w:ind w:left="3600" w:hanging="360"/>
      </w:pPr>
      <w:rPr>
        <w:rFonts w:ascii="Courier New" w:hAnsi="Courier New" w:hint="default"/>
      </w:rPr>
    </w:lvl>
    <w:lvl w:ilvl="5" w:tplc="0C7A01CE">
      <w:start w:val="1"/>
      <w:numFmt w:val="bullet"/>
      <w:lvlText w:val=""/>
      <w:lvlJc w:val="left"/>
      <w:pPr>
        <w:ind w:left="4320" w:hanging="360"/>
      </w:pPr>
      <w:rPr>
        <w:rFonts w:ascii="Wingdings" w:hAnsi="Wingdings" w:hint="default"/>
      </w:rPr>
    </w:lvl>
    <w:lvl w:ilvl="6" w:tplc="B8E6E764">
      <w:start w:val="1"/>
      <w:numFmt w:val="bullet"/>
      <w:lvlText w:val=""/>
      <w:lvlJc w:val="left"/>
      <w:pPr>
        <w:ind w:left="5040" w:hanging="360"/>
      </w:pPr>
      <w:rPr>
        <w:rFonts w:ascii="Symbol" w:hAnsi="Symbol" w:hint="default"/>
      </w:rPr>
    </w:lvl>
    <w:lvl w:ilvl="7" w:tplc="A956CF94">
      <w:start w:val="1"/>
      <w:numFmt w:val="bullet"/>
      <w:lvlText w:val="o"/>
      <w:lvlJc w:val="left"/>
      <w:pPr>
        <w:ind w:left="5760" w:hanging="360"/>
      </w:pPr>
      <w:rPr>
        <w:rFonts w:ascii="Courier New" w:hAnsi="Courier New" w:hint="default"/>
      </w:rPr>
    </w:lvl>
    <w:lvl w:ilvl="8" w:tplc="DCCCF884">
      <w:start w:val="1"/>
      <w:numFmt w:val="bullet"/>
      <w:lvlText w:val=""/>
      <w:lvlJc w:val="left"/>
      <w:pPr>
        <w:ind w:left="6480" w:hanging="360"/>
      </w:pPr>
      <w:rPr>
        <w:rFonts w:ascii="Wingdings" w:hAnsi="Wingdings" w:hint="default"/>
      </w:rPr>
    </w:lvl>
  </w:abstractNum>
  <w:abstractNum w:abstractNumId="37" w15:restartNumberingAfterBreak="0">
    <w:nsid w:val="42E12225"/>
    <w:multiLevelType w:val="hybridMultilevel"/>
    <w:tmpl w:val="17800520"/>
    <w:lvl w:ilvl="0" w:tplc="1E8654A8">
      <w:start w:val="3"/>
      <w:numFmt w:val="decimal"/>
      <w:lvlText w:val="%1."/>
      <w:lvlJc w:val="left"/>
      <w:pPr>
        <w:ind w:left="720" w:hanging="360"/>
      </w:pPr>
    </w:lvl>
    <w:lvl w:ilvl="1" w:tplc="1A7C6846">
      <w:start w:val="1"/>
      <w:numFmt w:val="lowerLetter"/>
      <w:lvlText w:val="%2."/>
      <w:lvlJc w:val="left"/>
      <w:pPr>
        <w:ind w:left="1440" w:hanging="360"/>
      </w:pPr>
    </w:lvl>
    <w:lvl w:ilvl="2" w:tplc="AF587222">
      <w:start w:val="1"/>
      <w:numFmt w:val="lowerRoman"/>
      <w:lvlText w:val="%3."/>
      <w:lvlJc w:val="right"/>
      <w:pPr>
        <w:ind w:left="2160" w:hanging="180"/>
      </w:pPr>
    </w:lvl>
    <w:lvl w:ilvl="3" w:tplc="D6DA09C0">
      <w:start w:val="1"/>
      <w:numFmt w:val="decimal"/>
      <w:lvlText w:val="%4."/>
      <w:lvlJc w:val="left"/>
      <w:pPr>
        <w:ind w:left="450" w:hanging="360"/>
      </w:pPr>
      <w:rPr>
        <w:b w:val="0"/>
        <w:bCs/>
      </w:rPr>
    </w:lvl>
    <w:lvl w:ilvl="4" w:tplc="5E4042C4">
      <w:start w:val="1"/>
      <w:numFmt w:val="lowerLetter"/>
      <w:lvlText w:val="%5."/>
      <w:lvlJc w:val="left"/>
      <w:pPr>
        <w:ind w:left="3600" w:hanging="360"/>
      </w:pPr>
    </w:lvl>
    <w:lvl w:ilvl="5" w:tplc="D1B47C84">
      <w:start w:val="1"/>
      <w:numFmt w:val="lowerRoman"/>
      <w:lvlText w:val="%6."/>
      <w:lvlJc w:val="right"/>
      <w:pPr>
        <w:ind w:left="4320" w:hanging="180"/>
      </w:pPr>
    </w:lvl>
    <w:lvl w:ilvl="6" w:tplc="67884996">
      <w:start w:val="1"/>
      <w:numFmt w:val="decimal"/>
      <w:lvlText w:val="%7."/>
      <w:lvlJc w:val="left"/>
      <w:pPr>
        <w:ind w:left="5040" w:hanging="360"/>
      </w:pPr>
    </w:lvl>
    <w:lvl w:ilvl="7" w:tplc="93F21B50">
      <w:start w:val="1"/>
      <w:numFmt w:val="lowerLetter"/>
      <w:lvlText w:val="%8."/>
      <w:lvlJc w:val="left"/>
      <w:pPr>
        <w:ind w:left="5760" w:hanging="360"/>
      </w:pPr>
    </w:lvl>
    <w:lvl w:ilvl="8" w:tplc="4B80DA24">
      <w:start w:val="1"/>
      <w:numFmt w:val="lowerRoman"/>
      <w:lvlText w:val="%9."/>
      <w:lvlJc w:val="right"/>
      <w:pPr>
        <w:ind w:left="6480" w:hanging="180"/>
      </w:pPr>
    </w:lvl>
  </w:abstractNum>
  <w:abstractNum w:abstractNumId="38" w15:restartNumberingAfterBreak="0">
    <w:nsid w:val="45A05879"/>
    <w:multiLevelType w:val="hybridMultilevel"/>
    <w:tmpl w:val="5BD67314"/>
    <w:lvl w:ilvl="0" w:tplc="59B63256">
      <w:start w:val="1"/>
      <w:numFmt w:val="bullet"/>
      <w:lvlText w:val=""/>
      <w:lvlJc w:val="left"/>
      <w:pPr>
        <w:ind w:left="720" w:hanging="360"/>
      </w:pPr>
      <w:rPr>
        <w:rFonts w:ascii="Symbol" w:hAnsi="Symbol" w:hint="default"/>
      </w:rPr>
    </w:lvl>
    <w:lvl w:ilvl="1" w:tplc="5F0CA384">
      <w:start w:val="1"/>
      <w:numFmt w:val="bullet"/>
      <w:lvlText w:val="o"/>
      <w:lvlJc w:val="left"/>
      <w:pPr>
        <w:ind w:left="1440" w:hanging="360"/>
      </w:pPr>
      <w:rPr>
        <w:rFonts w:ascii="Courier New" w:hAnsi="Courier New" w:hint="default"/>
      </w:rPr>
    </w:lvl>
    <w:lvl w:ilvl="2" w:tplc="A2EE1978">
      <w:start w:val="1"/>
      <w:numFmt w:val="bullet"/>
      <w:lvlText w:val=""/>
      <w:lvlJc w:val="left"/>
      <w:pPr>
        <w:ind w:left="2160" w:hanging="360"/>
      </w:pPr>
      <w:rPr>
        <w:rFonts w:ascii="Wingdings" w:hAnsi="Wingdings" w:hint="default"/>
      </w:rPr>
    </w:lvl>
    <w:lvl w:ilvl="3" w:tplc="7CC28E8A">
      <w:start w:val="1"/>
      <w:numFmt w:val="bullet"/>
      <w:lvlText w:val=""/>
      <w:lvlJc w:val="left"/>
      <w:pPr>
        <w:ind w:left="2880" w:hanging="360"/>
      </w:pPr>
      <w:rPr>
        <w:rFonts w:ascii="Symbol" w:hAnsi="Symbol" w:hint="default"/>
      </w:rPr>
    </w:lvl>
    <w:lvl w:ilvl="4" w:tplc="B752740E">
      <w:start w:val="1"/>
      <w:numFmt w:val="bullet"/>
      <w:lvlText w:val="o"/>
      <w:lvlJc w:val="left"/>
      <w:pPr>
        <w:ind w:left="3600" w:hanging="360"/>
      </w:pPr>
      <w:rPr>
        <w:rFonts w:ascii="Courier New" w:hAnsi="Courier New" w:hint="default"/>
      </w:rPr>
    </w:lvl>
    <w:lvl w:ilvl="5" w:tplc="9614E2AA">
      <w:start w:val="1"/>
      <w:numFmt w:val="bullet"/>
      <w:lvlText w:val=""/>
      <w:lvlJc w:val="left"/>
      <w:pPr>
        <w:ind w:left="4320" w:hanging="360"/>
      </w:pPr>
      <w:rPr>
        <w:rFonts w:ascii="Wingdings" w:hAnsi="Wingdings" w:hint="default"/>
      </w:rPr>
    </w:lvl>
    <w:lvl w:ilvl="6" w:tplc="20745DC6">
      <w:start w:val="1"/>
      <w:numFmt w:val="bullet"/>
      <w:lvlText w:val=""/>
      <w:lvlJc w:val="left"/>
      <w:pPr>
        <w:ind w:left="5040" w:hanging="360"/>
      </w:pPr>
      <w:rPr>
        <w:rFonts w:ascii="Symbol" w:hAnsi="Symbol" w:hint="default"/>
      </w:rPr>
    </w:lvl>
    <w:lvl w:ilvl="7" w:tplc="CE6ECBF4">
      <w:start w:val="1"/>
      <w:numFmt w:val="bullet"/>
      <w:lvlText w:val="o"/>
      <w:lvlJc w:val="left"/>
      <w:pPr>
        <w:ind w:left="5760" w:hanging="360"/>
      </w:pPr>
      <w:rPr>
        <w:rFonts w:ascii="Courier New" w:hAnsi="Courier New" w:hint="default"/>
      </w:rPr>
    </w:lvl>
    <w:lvl w:ilvl="8" w:tplc="D09802AC">
      <w:start w:val="1"/>
      <w:numFmt w:val="bullet"/>
      <w:lvlText w:val=""/>
      <w:lvlJc w:val="left"/>
      <w:pPr>
        <w:ind w:left="6480" w:hanging="360"/>
      </w:pPr>
      <w:rPr>
        <w:rFonts w:ascii="Wingdings" w:hAnsi="Wingdings" w:hint="default"/>
      </w:rPr>
    </w:lvl>
  </w:abstractNum>
  <w:abstractNum w:abstractNumId="39" w15:restartNumberingAfterBreak="0">
    <w:nsid w:val="45D159A5"/>
    <w:multiLevelType w:val="hybridMultilevel"/>
    <w:tmpl w:val="FDFE88DE"/>
    <w:lvl w:ilvl="0" w:tplc="2850D006">
      <w:start w:val="1"/>
      <w:numFmt w:val="decimal"/>
      <w:lvlText w:val="%1."/>
      <w:lvlJc w:val="left"/>
      <w:pPr>
        <w:ind w:left="720" w:hanging="360"/>
      </w:pPr>
    </w:lvl>
    <w:lvl w:ilvl="1" w:tplc="EFE24BAA">
      <w:start w:val="1"/>
      <w:numFmt w:val="lowerLetter"/>
      <w:lvlText w:val="%2."/>
      <w:lvlJc w:val="left"/>
      <w:pPr>
        <w:ind w:left="1440" w:hanging="360"/>
      </w:pPr>
    </w:lvl>
    <w:lvl w:ilvl="2" w:tplc="40986976">
      <w:start w:val="1"/>
      <w:numFmt w:val="lowerRoman"/>
      <w:lvlText w:val="%3."/>
      <w:lvlJc w:val="right"/>
      <w:pPr>
        <w:ind w:left="2160" w:hanging="180"/>
      </w:pPr>
    </w:lvl>
    <w:lvl w:ilvl="3" w:tplc="440847D4">
      <w:start w:val="1"/>
      <w:numFmt w:val="decimal"/>
      <w:lvlText w:val="%4."/>
      <w:lvlJc w:val="left"/>
      <w:pPr>
        <w:ind w:left="2880" w:hanging="360"/>
      </w:pPr>
    </w:lvl>
    <w:lvl w:ilvl="4" w:tplc="DD4EB870">
      <w:start w:val="1"/>
      <w:numFmt w:val="lowerLetter"/>
      <w:lvlText w:val="%5."/>
      <w:lvlJc w:val="left"/>
      <w:pPr>
        <w:ind w:left="3600" w:hanging="360"/>
      </w:pPr>
    </w:lvl>
    <w:lvl w:ilvl="5" w:tplc="1262B066">
      <w:start w:val="1"/>
      <w:numFmt w:val="lowerRoman"/>
      <w:lvlText w:val="%6."/>
      <w:lvlJc w:val="right"/>
      <w:pPr>
        <w:ind w:left="4320" w:hanging="180"/>
      </w:pPr>
    </w:lvl>
    <w:lvl w:ilvl="6" w:tplc="BD087356">
      <w:start w:val="1"/>
      <w:numFmt w:val="decimal"/>
      <w:lvlText w:val="%7."/>
      <w:lvlJc w:val="left"/>
      <w:pPr>
        <w:ind w:left="5040" w:hanging="360"/>
      </w:pPr>
    </w:lvl>
    <w:lvl w:ilvl="7" w:tplc="3C8EA6CE">
      <w:start w:val="1"/>
      <w:numFmt w:val="lowerLetter"/>
      <w:lvlText w:val="%8."/>
      <w:lvlJc w:val="left"/>
      <w:pPr>
        <w:ind w:left="5760" w:hanging="360"/>
      </w:pPr>
    </w:lvl>
    <w:lvl w:ilvl="8" w:tplc="A3CAF6D0">
      <w:start w:val="1"/>
      <w:numFmt w:val="lowerRoman"/>
      <w:lvlText w:val="%9."/>
      <w:lvlJc w:val="right"/>
      <w:pPr>
        <w:ind w:left="6480" w:hanging="180"/>
      </w:pPr>
    </w:lvl>
  </w:abstractNum>
  <w:abstractNum w:abstractNumId="40" w15:restartNumberingAfterBreak="0">
    <w:nsid w:val="47AFC4A8"/>
    <w:multiLevelType w:val="hybridMultilevel"/>
    <w:tmpl w:val="FFFFFFFF"/>
    <w:lvl w:ilvl="0" w:tplc="32180B5C">
      <w:start w:val="1"/>
      <w:numFmt w:val="bullet"/>
      <w:lvlText w:val=""/>
      <w:lvlJc w:val="left"/>
      <w:pPr>
        <w:ind w:left="720" w:hanging="360"/>
      </w:pPr>
      <w:rPr>
        <w:rFonts w:ascii="Symbol" w:hAnsi="Symbol" w:hint="default"/>
      </w:rPr>
    </w:lvl>
    <w:lvl w:ilvl="1" w:tplc="4D58897A">
      <w:start w:val="1"/>
      <w:numFmt w:val="bullet"/>
      <w:lvlText w:val="o"/>
      <w:lvlJc w:val="left"/>
      <w:pPr>
        <w:ind w:left="1440" w:hanging="360"/>
      </w:pPr>
      <w:rPr>
        <w:rFonts w:ascii="Courier New" w:hAnsi="Courier New" w:hint="default"/>
      </w:rPr>
    </w:lvl>
    <w:lvl w:ilvl="2" w:tplc="A0CAECCA">
      <w:start w:val="1"/>
      <w:numFmt w:val="bullet"/>
      <w:lvlText w:val=""/>
      <w:lvlJc w:val="left"/>
      <w:pPr>
        <w:ind w:left="2160" w:hanging="360"/>
      </w:pPr>
      <w:rPr>
        <w:rFonts w:ascii="Wingdings" w:hAnsi="Wingdings" w:hint="default"/>
      </w:rPr>
    </w:lvl>
    <w:lvl w:ilvl="3" w:tplc="9A5AEE18">
      <w:start w:val="1"/>
      <w:numFmt w:val="bullet"/>
      <w:lvlText w:val=""/>
      <w:lvlJc w:val="left"/>
      <w:pPr>
        <w:ind w:left="2880" w:hanging="360"/>
      </w:pPr>
      <w:rPr>
        <w:rFonts w:ascii="Symbol" w:hAnsi="Symbol" w:hint="default"/>
      </w:rPr>
    </w:lvl>
    <w:lvl w:ilvl="4" w:tplc="9AA64CFE">
      <w:start w:val="1"/>
      <w:numFmt w:val="bullet"/>
      <w:lvlText w:val="o"/>
      <w:lvlJc w:val="left"/>
      <w:pPr>
        <w:ind w:left="3600" w:hanging="360"/>
      </w:pPr>
      <w:rPr>
        <w:rFonts w:ascii="Courier New" w:hAnsi="Courier New" w:hint="default"/>
      </w:rPr>
    </w:lvl>
    <w:lvl w:ilvl="5" w:tplc="01E87558">
      <w:start w:val="1"/>
      <w:numFmt w:val="bullet"/>
      <w:lvlText w:val=""/>
      <w:lvlJc w:val="left"/>
      <w:pPr>
        <w:ind w:left="4320" w:hanging="360"/>
      </w:pPr>
      <w:rPr>
        <w:rFonts w:ascii="Wingdings" w:hAnsi="Wingdings" w:hint="default"/>
      </w:rPr>
    </w:lvl>
    <w:lvl w:ilvl="6" w:tplc="560EC0E6">
      <w:start w:val="1"/>
      <w:numFmt w:val="bullet"/>
      <w:lvlText w:val=""/>
      <w:lvlJc w:val="left"/>
      <w:pPr>
        <w:ind w:left="5040" w:hanging="360"/>
      </w:pPr>
      <w:rPr>
        <w:rFonts w:ascii="Symbol" w:hAnsi="Symbol" w:hint="default"/>
      </w:rPr>
    </w:lvl>
    <w:lvl w:ilvl="7" w:tplc="D7822BBC">
      <w:start w:val="1"/>
      <w:numFmt w:val="bullet"/>
      <w:lvlText w:val="o"/>
      <w:lvlJc w:val="left"/>
      <w:pPr>
        <w:ind w:left="5760" w:hanging="360"/>
      </w:pPr>
      <w:rPr>
        <w:rFonts w:ascii="Courier New" w:hAnsi="Courier New" w:hint="default"/>
      </w:rPr>
    </w:lvl>
    <w:lvl w:ilvl="8" w:tplc="24624DD4">
      <w:start w:val="1"/>
      <w:numFmt w:val="bullet"/>
      <w:lvlText w:val=""/>
      <w:lvlJc w:val="left"/>
      <w:pPr>
        <w:ind w:left="6480" w:hanging="360"/>
      </w:pPr>
      <w:rPr>
        <w:rFonts w:ascii="Wingdings" w:hAnsi="Wingdings" w:hint="default"/>
      </w:rPr>
    </w:lvl>
  </w:abstractNum>
  <w:abstractNum w:abstractNumId="41" w15:restartNumberingAfterBreak="0">
    <w:nsid w:val="498EF9F7"/>
    <w:multiLevelType w:val="hybridMultilevel"/>
    <w:tmpl w:val="FFFFFFFF"/>
    <w:lvl w:ilvl="0" w:tplc="5170A040">
      <w:start w:val="1"/>
      <w:numFmt w:val="bullet"/>
      <w:lvlText w:val=""/>
      <w:lvlJc w:val="left"/>
      <w:pPr>
        <w:ind w:left="720" w:hanging="360"/>
      </w:pPr>
      <w:rPr>
        <w:rFonts w:ascii="Symbol" w:hAnsi="Symbol" w:hint="default"/>
      </w:rPr>
    </w:lvl>
    <w:lvl w:ilvl="1" w:tplc="2D4AD53C">
      <w:start w:val="1"/>
      <w:numFmt w:val="bullet"/>
      <w:lvlText w:val="o"/>
      <w:lvlJc w:val="left"/>
      <w:pPr>
        <w:ind w:left="1440" w:hanging="360"/>
      </w:pPr>
      <w:rPr>
        <w:rFonts w:ascii="Courier New" w:hAnsi="Courier New" w:hint="default"/>
      </w:rPr>
    </w:lvl>
    <w:lvl w:ilvl="2" w:tplc="EB86FDBC">
      <w:start w:val="1"/>
      <w:numFmt w:val="bullet"/>
      <w:lvlText w:val=""/>
      <w:lvlJc w:val="left"/>
      <w:pPr>
        <w:ind w:left="2160" w:hanging="360"/>
      </w:pPr>
      <w:rPr>
        <w:rFonts w:ascii="Wingdings" w:hAnsi="Wingdings" w:hint="default"/>
      </w:rPr>
    </w:lvl>
    <w:lvl w:ilvl="3" w:tplc="D2A8FBBE">
      <w:start w:val="1"/>
      <w:numFmt w:val="bullet"/>
      <w:lvlText w:val=""/>
      <w:lvlJc w:val="left"/>
      <w:pPr>
        <w:ind w:left="2880" w:hanging="360"/>
      </w:pPr>
      <w:rPr>
        <w:rFonts w:ascii="Symbol" w:hAnsi="Symbol" w:hint="default"/>
      </w:rPr>
    </w:lvl>
    <w:lvl w:ilvl="4" w:tplc="3940B03A">
      <w:start w:val="1"/>
      <w:numFmt w:val="bullet"/>
      <w:lvlText w:val="o"/>
      <w:lvlJc w:val="left"/>
      <w:pPr>
        <w:ind w:left="3600" w:hanging="360"/>
      </w:pPr>
      <w:rPr>
        <w:rFonts w:ascii="Courier New" w:hAnsi="Courier New" w:hint="default"/>
      </w:rPr>
    </w:lvl>
    <w:lvl w:ilvl="5" w:tplc="33000A04">
      <w:start w:val="1"/>
      <w:numFmt w:val="bullet"/>
      <w:lvlText w:val=""/>
      <w:lvlJc w:val="left"/>
      <w:pPr>
        <w:ind w:left="4320" w:hanging="360"/>
      </w:pPr>
      <w:rPr>
        <w:rFonts w:ascii="Wingdings" w:hAnsi="Wingdings" w:hint="default"/>
      </w:rPr>
    </w:lvl>
    <w:lvl w:ilvl="6" w:tplc="A4142D48">
      <w:start w:val="1"/>
      <w:numFmt w:val="bullet"/>
      <w:lvlText w:val=""/>
      <w:lvlJc w:val="left"/>
      <w:pPr>
        <w:ind w:left="5040" w:hanging="360"/>
      </w:pPr>
      <w:rPr>
        <w:rFonts w:ascii="Symbol" w:hAnsi="Symbol" w:hint="default"/>
      </w:rPr>
    </w:lvl>
    <w:lvl w:ilvl="7" w:tplc="6ACA211C">
      <w:start w:val="1"/>
      <w:numFmt w:val="bullet"/>
      <w:lvlText w:val="o"/>
      <w:lvlJc w:val="left"/>
      <w:pPr>
        <w:ind w:left="5760" w:hanging="360"/>
      </w:pPr>
      <w:rPr>
        <w:rFonts w:ascii="Courier New" w:hAnsi="Courier New" w:hint="default"/>
      </w:rPr>
    </w:lvl>
    <w:lvl w:ilvl="8" w:tplc="7C82212C">
      <w:start w:val="1"/>
      <w:numFmt w:val="bullet"/>
      <w:lvlText w:val=""/>
      <w:lvlJc w:val="left"/>
      <w:pPr>
        <w:ind w:left="6480" w:hanging="360"/>
      </w:pPr>
      <w:rPr>
        <w:rFonts w:ascii="Wingdings" w:hAnsi="Wingdings" w:hint="default"/>
      </w:rPr>
    </w:lvl>
  </w:abstractNum>
  <w:abstractNum w:abstractNumId="42" w15:restartNumberingAfterBreak="0">
    <w:nsid w:val="50FB77E1"/>
    <w:multiLevelType w:val="hybridMultilevel"/>
    <w:tmpl w:val="3FC4C72A"/>
    <w:lvl w:ilvl="0" w:tplc="8CD2E12A">
      <w:start w:val="1"/>
      <w:numFmt w:val="bullet"/>
      <w:lvlText w:val=""/>
      <w:lvlJc w:val="left"/>
      <w:pPr>
        <w:ind w:left="1080" w:hanging="360"/>
      </w:pPr>
      <w:rPr>
        <w:rFonts w:ascii="Symbol" w:hAnsi="Symbol" w:hint="default"/>
      </w:rPr>
    </w:lvl>
    <w:lvl w:ilvl="1" w:tplc="BDB8BE1A">
      <w:start w:val="1"/>
      <w:numFmt w:val="bullet"/>
      <w:lvlText w:val="o"/>
      <w:lvlJc w:val="left"/>
      <w:pPr>
        <w:ind w:left="1800" w:hanging="360"/>
      </w:pPr>
      <w:rPr>
        <w:rFonts w:ascii="Courier New" w:hAnsi="Courier New" w:hint="default"/>
      </w:rPr>
    </w:lvl>
    <w:lvl w:ilvl="2" w:tplc="A5D2F672">
      <w:start w:val="1"/>
      <w:numFmt w:val="bullet"/>
      <w:lvlText w:val=""/>
      <w:lvlJc w:val="left"/>
      <w:pPr>
        <w:ind w:left="2520" w:hanging="360"/>
      </w:pPr>
      <w:rPr>
        <w:rFonts w:ascii="Wingdings" w:hAnsi="Wingdings" w:hint="default"/>
      </w:rPr>
    </w:lvl>
    <w:lvl w:ilvl="3" w:tplc="3F529AAA">
      <w:start w:val="1"/>
      <w:numFmt w:val="bullet"/>
      <w:lvlText w:val=""/>
      <w:lvlJc w:val="left"/>
      <w:pPr>
        <w:ind w:left="3240" w:hanging="360"/>
      </w:pPr>
      <w:rPr>
        <w:rFonts w:ascii="Symbol" w:hAnsi="Symbol" w:hint="default"/>
      </w:rPr>
    </w:lvl>
    <w:lvl w:ilvl="4" w:tplc="03843E22">
      <w:start w:val="1"/>
      <w:numFmt w:val="bullet"/>
      <w:lvlText w:val="o"/>
      <w:lvlJc w:val="left"/>
      <w:pPr>
        <w:ind w:left="3960" w:hanging="360"/>
      </w:pPr>
      <w:rPr>
        <w:rFonts w:ascii="Courier New" w:hAnsi="Courier New" w:hint="default"/>
      </w:rPr>
    </w:lvl>
    <w:lvl w:ilvl="5" w:tplc="F1027E12">
      <w:start w:val="1"/>
      <w:numFmt w:val="bullet"/>
      <w:lvlText w:val=""/>
      <w:lvlJc w:val="left"/>
      <w:pPr>
        <w:ind w:left="4680" w:hanging="360"/>
      </w:pPr>
      <w:rPr>
        <w:rFonts w:ascii="Wingdings" w:hAnsi="Wingdings" w:hint="default"/>
      </w:rPr>
    </w:lvl>
    <w:lvl w:ilvl="6" w:tplc="01DEF250">
      <w:start w:val="1"/>
      <w:numFmt w:val="bullet"/>
      <w:lvlText w:val=""/>
      <w:lvlJc w:val="left"/>
      <w:pPr>
        <w:ind w:left="5400" w:hanging="360"/>
      </w:pPr>
      <w:rPr>
        <w:rFonts w:ascii="Symbol" w:hAnsi="Symbol" w:hint="default"/>
      </w:rPr>
    </w:lvl>
    <w:lvl w:ilvl="7" w:tplc="68E4812A">
      <w:start w:val="1"/>
      <w:numFmt w:val="bullet"/>
      <w:lvlText w:val="o"/>
      <w:lvlJc w:val="left"/>
      <w:pPr>
        <w:ind w:left="6120" w:hanging="360"/>
      </w:pPr>
      <w:rPr>
        <w:rFonts w:ascii="Courier New" w:hAnsi="Courier New" w:hint="default"/>
      </w:rPr>
    </w:lvl>
    <w:lvl w:ilvl="8" w:tplc="C5FA8242">
      <w:start w:val="1"/>
      <w:numFmt w:val="bullet"/>
      <w:lvlText w:val=""/>
      <w:lvlJc w:val="left"/>
      <w:pPr>
        <w:ind w:left="6840" w:hanging="360"/>
      </w:pPr>
      <w:rPr>
        <w:rFonts w:ascii="Wingdings" w:hAnsi="Wingdings" w:hint="default"/>
      </w:rPr>
    </w:lvl>
  </w:abstractNum>
  <w:abstractNum w:abstractNumId="43" w15:restartNumberingAfterBreak="0">
    <w:nsid w:val="54C3CFD1"/>
    <w:multiLevelType w:val="hybridMultilevel"/>
    <w:tmpl w:val="FFFFFFFF"/>
    <w:lvl w:ilvl="0" w:tplc="6F1E6496">
      <w:start w:val="1"/>
      <w:numFmt w:val="bullet"/>
      <w:lvlText w:val=""/>
      <w:lvlJc w:val="left"/>
      <w:pPr>
        <w:ind w:left="720" w:hanging="360"/>
      </w:pPr>
      <w:rPr>
        <w:rFonts w:ascii="Symbol" w:hAnsi="Symbol" w:hint="default"/>
      </w:rPr>
    </w:lvl>
    <w:lvl w:ilvl="1" w:tplc="4F642886">
      <w:start w:val="1"/>
      <w:numFmt w:val="bullet"/>
      <w:lvlText w:val="o"/>
      <w:lvlJc w:val="left"/>
      <w:pPr>
        <w:ind w:left="1440" w:hanging="360"/>
      </w:pPr>
      <w:rPr>
        <w:rFonts w:ascii="Courier New" w:hAnsi="Courier New" w:hint="default"/>
      </w:rPr>
    </w:lvl>
    <w:lvl w:ilvl="2" w:tplc="101A2F7C">
      <w:start w:val="1"/>
      <w:numFmt w:val="bullet"/>
      <w:lvlText w:val=""/>
      <w:lvlJc w:val="left"/>
      <w:pPr>
        <w:ind w:left="2160" w:hanging="360"/>
      </w:pPr>
      <w:rPr>
        <w:rFonts w:ascii="Wingdings" w:hAnsi="Wingdings" w:hint="default"/>
      </w:rPr>
    </w:lvl>
    <w:lvl w:ilvl="3" w:tplc="2110ED78">
      <w:start w:val="1"/>
      <w:numFmt w:val="bullet"/>
      <w:lvlText w:val=""/>
      <w:lvlJc w:val="left"/>
      <w:pPr>
        <w:ind w:left="2880" w:hanging="360"/>
      </w:pPr>
      <w:rPr>
        <w:rFonts w:ascii="Symbol" w:hAnsi="Symbol" w:hint="default"/>
      </w:rPr>
    </w:lvl>
    <w:lvl w:ilvl="4" w:tplc="B8D6A152">
      <w:start w:val="1"/>
      <w:numFmt w:val="bullet"/>
      <w:lvlText w:val="o"/>
      <w:lvlJc w:val="left"/>
      <w:pPr>
        <w:ind w:left="3600" w:hanging="360"/>
      </w:pPr>
      <w:rPr>
        <w:rFonts w:ascii="Courier New" w:hAnsi="Courier New" w:hint="default"/>
      </w:rPr>
    </w:lvl>
    <w:lvl w:ilvl="5" w:tplc="5C4EA2AE">
      <w:start w:val="1"/>
      <w:numFmt w:val="bullet"/>
      <w:lvlText w:val=""/>
      <w:lvlJc w:val="left"/>
      <w:pPr>
        <w:ind w:left="4320" w:hanging="360"/>
      </w:pPr>
      <w:rPr>
        <w:rFonts w:ascii="Wingdings" w:hAnsi="Wingdings" w:hint="default"/>
      </w:rPr>
    </w:lvl>
    <w:lvl w:ilvl="6" w:tplc="8B06DB18">
      <w:start w:val="1"/>
      <w:numFmt w:val="bullet"/>
      <w:lvlText w:val=""/>
      <w:lvlJc w:val="left"/>
      <w:pPr>
        <w:ind w:left="5040" w:hanging="360"/>
      </w:pPr>
      <w:rPr>
        <w:rFonts w:ascii="Symbol" w:hAnsi="Symbol" w:hint="default"/>
      </w:rPr>
    </w:lvl>
    <w:lvl w:ilvl="7" w:tplc="CE2AB006">
      <w:start w:val="1"/>
      <w:numFmt w:val="bullet"/>
      <w:lvlText w:val="o"/>
      <w:lvlJc w:val="left"/>
      <w:pPr>
        <w:ind w:left="5760" w:hanging="360"/>
      </w:pPr>
      <w:rPr>
        <w:rFonts w:ascii="Courier New" w:hAnsi="Courier New" w:hint="default"/>
      </w:rPr>
    </w:lvl>
    <w:lvl w:ilvl="8" w:tplc="7A12A012">
      <w:start w:val="1"/>
      <w:numFmt w:val="bullet"/>
      <w:lvlText w:val=""/>
      <w:lvlJc w:val="left"/>
      <w:pPr>
        <w:ind w:left="6480" w:hanging="360"/>
      </w:pPr>
      <w:rPr>
        <w:rFonts w:ascii="Wingdings" w:hAnsi="Wingdings" w:hint="default"/>
      </w:rPr>
    </w:lvl>
  </w:abstractNum>
  <w:abstractNum w:abstractNumId="44" w15:restartNumberingAfterBreak="0">
    <w:nsid w:val="58A4A3C8"/>
    <w:multiLevelType w:val="hybridMultilevel"/>
    <w:tmpl w:val="0E08C8D6"/>
    <w:lvl w:ilvl="0" w:tplc="5DF4C7C0">
      <w:start w:val="1"/>
      <w:numFmt w:val="decimal"/>
      <w:lvlText w:val="%1."/>
      <w:lvlJc w:val="left"/>
      <w:pPr>
        <w:ind w:left="720" w:hanging="360"/>
      </w:pPr>
    </w:lvl>
    <w:lvl w:ilvl="1" w:tplc="976464EE">
      <w:start w:val="1"/>
      <w:numFmt w:val="lowerLetter"/>
      <w:lvlText w:val="%2."/>
      <w:lvlJc w:val="left"/>
      <w:pPr>
        <w:ind w:left="1440" w:hanging="360"/>
      </w:pPr>
    </w:lvl>
    <w:lvl w:ilvl="2" w:tplc="800810B6">
      <w:start w:val="1"/>
      <w:numFmt w:val="lowerRoman"/>
      <w:lvlText w:val="%3."/>
      <w:lvlJc w:val="right"/>
      <w:pPr>
        <w:ind w:left="2160" w:hanging="180"/>
      </w:pPr>
    </w:lvl>
    <w:lvl w:ilvl="3" w:tplc="97645384">
      <w:start w:val="1"/>
      <w:numFmt w:val="decimal"/>
      <w:lvlText w:val="%4."/>
      <w:lvlJc w:val="left"/>
      <w:pPr>
        <w:ind w:left="2880" w:hanging="360"/>
      </w:pPr>
    </w:lvl>
    <w:lvl w:ilvl="4" w:tplc="55B69F84">
      <w:start w:val="1"/>
      <w:numFmt w:val="lowerLetter"/>
      <w:lvlText w:val="%5."/>
      <w:lvlJc w:val="left"/>
      <w:pPr>
        <w:ind w:left="3600" w:hanging="360"/>
      </w:pPr>
    </w:lvl>
    <w:lvl w:ilvl="5" w:tplc="33F212D2">
      <w:start w:val="1"/>
      <w:numFmt w:val="lowerRoman"/>
      <w:lvlText w:val="%6."/>
      <w:lvlJc w:val="right"/>
      <w:pPr>
        <w:ind w:left="4320" w:hanging="180"/>
      </w:pPr>
    </w:lvl>
    <w:lvl w:ilvl="6" w:tplc="53405194">
      <w:start w:val="1"/>
      <w:numFmt w:val="decimal"/>
      <w:lvlText w:val="%7."/>
      <w:lvlJc w:val="left"/>
      <w:pPr>
        <w:ind w:left="5040" w:hanging="360"/>
      </w:pPr>
    </w:lvl>
    <w:lvl w:ilvl="7" w:tplc="175A1F12">
      <w:start w:val="1"/>
      <w:numFmt w:val="lowerLetter"/>
      <w:lvlText w:val="%8."/>
      <w:lvlJc w:val="left"/>
      <w:pPr>
        <w:ind w:left="5760" w:hanging="360"/>
      </w:pPr>
    </w:lvl>
    <w:lvl w:ilvl="8" w:tplc="4BD2374A">
      <w:start w:val="1"/>
      <w:numFmt w:val="lowerRoman"/>
      <w:lvlText w:val="%9."/>
      <w:lvlJc w:val="right"/>
      <w:pPr>
        <w:ind w:left="6480" w:hanging="180"/>
      </w:pPr>
    </w:lvl>
  </w:abstractNum>
  <w:abstractNum w:abstractNumId="45" w15:restartNumberingAfterBreak="0">
    <w:nsid w:val="5BE8D208"/>
    <w:multiLevelType w:val="hybridMultilevel"/>
    <w:tmpl w:val="337CA7F6"/>
    <w:lvl w:ilvl="0" w:tplc="F1A6039A">
      <w:start w:val="1"/>
      <w:numFmt w:val="bullet"/>
      <w:lvlText w:val="-"/>
      <w:lvlJc w:val="left"/>
      <w:pPr>
        <w:ind w:left="720" w:hanging="360"/>
      </w:pPr>
      <w:rPr>
        <w:rFonts w:ascii="Aptos" w:hAnsi="Aptos" w:hint="default"/>
      </w:rPr>
    </w:lvl>
    <w:lvl w:ilvl="1" w:tplc="9704FE6E">
      <w:start w:val="1"/>
      <w:numFmt w:val="bullet"/>
      <w:lvlText w:val="o"/>
      <w:lvlJc w:val="left"/>
      <w:pPr>
        <w:ind w:left="1440" w:hanging="360"/>
      </w:pPr>
      <w:rPr>
        <w:rFonts w:ascii="Courier New" w:hAnsi="Courier New" w:hint="default"/>
      </w:rPr>
    </w:lvl>
    <w:lvl w:ilvl="2" w:tplc="6EFEA536">
      <w:start w:val="1"/>
      <w:numFmt w:val="bullet"/>
      <w:lvlText w:val=""/>
      <w:lvlJc w:val="left"/>
      <w:pPr>
        <w:ind w:left="2160" w:hanging="360"/>
      </w:pPr>
      <w:rPr>
        <w:rFonts w:ascii="Wingdings" w:hAnsi="Wingdings" w:hint="default"/>
      </w:rPr>
    </w:lvl>
    <w:lvl w:ilvl="3" w:tplc="7C4E202E">
      <w:start w:val="1"/>
      <w:numFmt w:val="bullet"/>
      <w:lvlText w:val=""/>
      <w:lvlJc w:val="left"/>
      <w:pPr>
        <w:ind w:left="2880" w:hanging="360"/>
      </w:pPr>
      <w:rPr>
        <w:rFonts w:ascii="Symbol" w:hAnsi="Symbol" w:hint="default"/>
      </w:rPr>
    </w:lvl>
    <w:lvl w:ilvl="4" w:tplc="EF9234D0">
      <w:start w:val="1"/>
      <w:numFmt w:val="bullet"/>
      <w:lvlText w:val="o"/>
      <w:lvlJc w:val="left"/>
      <w:pPr>
        <w:ind w:left="3600" w:hanging="360"/>
      </w:pPr>
      <w:rPr>
        <w:rFonts w:ascii="Courier New" w:hAnsi="Courier New" w:hint="default"/>
      </w:rPr>
    </w:lvl>
    <w:lvl w:ilvl="5" w:tplc="9EC6BE92">
      <w:start w:val="1"/>
      <w:numFmt w:val="bullet"/>
      <w:lvlText w:val=""/>
      <w:lvlJc w:val="left"/>
      <w:pPr>
        <w:ind w:left="4320" w:hanging="360"/>
      </w:pPr>
      <w:rPr>
        <w:rFonts w:ascii="Wingdings" w:hAnsi="Wingdings" w:hint="default"/>
      </w:rPr>
    </w:lvl>
    <w:lvl w:ilvl="6" w:tplc="A2E6E3DC">
      <w:start w:val="1"/>
      <w:numFmt w:val="bullet"/>
      <w:lvlText w:val=""/>
      <w:lvlJc w:val="left"/>
      <w:pPr>
        <w:ind w:left="5040" w:hanging="360"/>
      </w:pPr>
      <w:rPr>
        <w:rFonts w:ascii="Symbol" w:hAnsi="Symbol" w:hint="default"/>
      </w:rPr>
    </w:lvl>
    <w:lvl w:ilvl="7" w:tplc="F37C8738">
      <w:start w:val="1"/>
      <w:numFmt w:val="bullet"/>
      <w:lvlText w:val="o"/>
      <w:lvlJc w:val="left"/>
      <w:pPr>
        <w:ind w:left="5760" w:hanging="360"/>
      </w:pPr>
      <w:rPr>
        <w:rFonts w:ascii="Courier New" w:hAnsi="Courier New" w:hint="default"/>
      </w:rPr>
    </w:lvl>
    <w:lvl w:ilvl="8" w:tplc="E378296C">
      <w:start w:val="1"/>
      <w:numFmt w:val="bullet"/>
      <w:lvlText w:val=""/>
      <w:lvlJc w:val="left"/>
      <w:pPr>
        <w:ind w:left="6480" w:hanging="360"/>
      </w:pPr>
      <w:rPr>
        <w:rFonts w:ascii="Wingdings" w:hAnsi="Wingdings" w:hint="default"/>
      </w:rPr>
    </w:lvl>
  </w:abstractNum>
  <w:abstractNum w:abstractNumId="46" w15:restartNumberingAfterBreak="0">
    <w:nsid w:val="5DCAA3B3"/>
    <w:multiLevelType w:val="hybridMultilevel"/>
    <w:tmpl w:val="FFFFFFFF"/>
    <w:lvl w:ilvl="0" w:tplc="FF3A120E">
      <w:start w:val="1"/>
      <w:numFmt w:val="bullet"/>
      <w:lvlText w:val="o"/>
      <w:lvlJc w:val="left"/>
      <w:pPr>
        <w:ind w:left="1800" w:hanging="360"/>
      </w:pPr>
      <w:rPr>
        <w:rFonts w:ascii="Courier New" w:hAnsi="Courier New" w:hint="default"/>
      </w:rPr>
    </w:lvl>
    <w:lvl w:ilvl="1" w:tplc="208C0286">
      <w:start w:val="1"/>
      <w:numFmt w:val="bullet"/>
      <w:lvlText w:val="o"/>
      <w:lvlJc w:val="left"/>
      <w:pPr>
        <w:ind w:left="2520" w:hanging="360"/>
      </w:pPr>
      <w:rPr>
        <w:rFonts w:ascii="Courier New" w:hAnsi="Courier New" w:hint="default"/>
      </w:rPr>
    </w:lvl>
    <w:lvl w:ilvl="2" w:tplc="18783C98">
      <w:start w:val="1"/>
      <w:numFmt w:val="bullet"/>
      <w:lvlText w:val=""/>
      <w:lvlJc w:val="left"/>
      <w:pPr>
        <w:ind w:left="3240" w:hanging="360"/>
      </w:pPr>
      <w:rPr>
        <w:rFonts w:ascii="Wingdings" w:hAnsi="Wingdings" w:hint="default"/>
      </w:rPr>
    </w:lvl>
    <w:lvl w:ilvl="3" w:tplc="1540AAD4">
      <w:start w:val="1"/>
      <w:numFmt w:val="bullet"/>
      <w:lvlText w:val=""/>
      <w:lvlJc w:val="left"/>
      <w:pPr>
        <w:ind w:left="3960" w:hanging="360"/>
      </w:pPr>
      <w:rPr>
        <w:rFonts w:ascii="Symbol" w:hAnsi="Symbol" w:hint="default"/>
      </w:rPr>
    </w:lvl>
    <w:lvl w:ilvl="4" w:tplc="12C21B00">
      <w:start w:val="1"/>
      <w:numFmt w:val="bullet"/>
      <w:lvlText w:val="o"/>
      <w:lvlJc w:val="left"/>
      <w:pPr>
        <w:ind w:left="4680" w:hanging="360"/>
      </w:pPr>
      <w:rPr>
        <w:rFonts w:ascii="Courier New" w:hAnsi="Courier New" w:hint="default"/>
      </w:rPr>
    </w:lvl>
    <w:lvl w:ilvl="5" w:tplc="39B4FDA4">
      <w:start w:val="1"/>
      <w:numFmt w:val="bullet"/>
      <w:lvlText w:val=""/>
      <w:lvlJc w:val="left"/>
      <w:pPr>
        <w:ind w:left="5400" w:hanging="360"/>
      </w:pPr>
      <w:rPr>
        <w:rFonts w:ascii="Wingdings" w:hAnsi="Wingdings" w:hint="default"/>
      </w:rPr>
    </w:lvl>
    <w:lvl w:ilvl="6" w:tplc="46048602">
      <w:start w:val="1"/>
      <w:numFmt w:val="bullet"/>
      <w:lvlText w:val=""/>
      <w:lvlJc w:val="left"/>
      <w:pPr>
        <w:ind w:left="6120" w:hanging="360"/>
      </w:pPr>
      <w:rPr>
        <w:rFonts w:ascii="Symbol" w:hAnsi="Symbol" w:hint="default"/>
      </w:rPr>
    </w:lvl>
    <w:lvl w:ilvl="7" w:tplc="8BEEA720">
      <w:start w:val="1"/>
      <w:numFmt w:val="bullet"/>
      <w:lvlText w:val="o"/>
      <w:lvlJc w:val="left"/>
      <w:pPr>
        <w:ind w:left="6840" w:hanging="360"/>
      </w:pPr>
      <w:rPr>
        <w:rFonts w:ascii="Courier New" w:hAnsi="Courier New" w:hint="default"/>
      </w:rPr>
    </w:lvl>
    <w:lvl w:ilvl="8" w:tplc="FD02ED74">
      <w:start w:val="1"/>
      <w:numFmt w:val="bullet"/>
      <w:lvlText w:val=""/>
      <w:lvlJc w:val="left"/>
      <w:pPr>
        <w:ind w:left="7560" w:hanging="360"/>
      </w:pPr>
      <w:rPr>
        <w:rFonts w:ascii="Wingdings" w:hAnsi="Wingdings" w:hint="default"/>
      </w:rPr>
    </w:lvl>
  </w:abstractNum>
  <w:abstractNum w:abstractNumId="47" w15:restartNumberingAfterBreak="0">
    <w:nsid w:val="5EB89EAC"/>
    <w:multiLevelType w:val="hybridMultilevel"/>
    <w:tmpl w:val="FFFFFFFF"/>
    <w:lvl w:ilvl="0" w:tplc="393C333A">
      <w:start w:val="1"/>
      <w:numFmt w:val="bullet"/>
      <w:lvlText w:val=""/>
      <w:lvlJc w:val="left"/>
      <w:pPr>
        <w:ind w:left="1080" w:hanging="360"/>
      </w:pPr>
      <w:rPr>
        <w:rFonts w:ascii="Symbol" w:hAnsi="Symbol" w:hint="default"/>
      </w:rPr>
    </w:lvl>
    <w:lvl w:ilvl="1" w:tplc="B11034C2">
      <w:start w:val="1"/>
      <w:numFmt w:val="bullet"/>
      <w:lvlText w:val="o"/>
      <w:lvlJc w:val="left"/>
      <w:pPr>
        <w:ind w:left="1800" w:hanging="360"/>
      </w:pPr>
      <w:rPr>
        <w:rFonts w:ascii="Courier New" w:hAnsi="Courier New" w:hint="default"/>
      </w:rPr>
    </w:lvl>
    <w:lvl w:ilvl="2" w:tplc="57860718">
      <w:start w:val="1"/>
      <w:numFmt w:val="bullet"/>
      <w:lvlText w:val=""/>
      <w:lvlJc w:val="left"/>
      <w:pPr>
        <w:ind w:left="2520" w:hanging="360"/>
      </w:pPr>
      <w:rPr>
        <w:rFonts w:ascii="Wingdings" w:hAnsi="Wingdings" w:hint="default"/>
      </w:rPr>
    </w:lvl>
    <w:lvl w:ilvl="3" w:tplc="7BBE9442">
      <w:start w:val="1"/>
      <w:numFmt w:val="bullet"/>
      <w:lvlText w:val=""/>
      <w:lvlJc w:val="left"/>
      <w:pPr>
        <w:ind w:left="3240" w:hanging="360"/>
      </w:pPr>
      <w:rPr>
        <w:rFonts w:ascii="Symbol" w:hAnsi="Symbol" w:hint="default"/>
      </w:rPr>
    </w:lvl>
    <w:lvl w:ilvl="4" w:tplc="3DDA204C">
      <w:start w:val="1"/>
      <w:numFmt w:val="bullet"/>
      <w:lvlText w:val="o"/>
      <w:lvlJc w:val="left"/>
      <w:pPr>
        <w:ind w:left="3960" w:hanging="360"/>
      </w:pPr>
      <w:rPr>
        <w:rFonts w:ascii="Courier New" w:hAnsi="Courier New" w:hint="default"/>
      </w:rPr>
    </w:lvl>
    <w:lvl w:ilvl="5" w:tplc="87AC774C">
      <w:start w:val="1"/>
      <w:numFmt w:val="bullet"/>
      <w:lvlText w:val=""/>
      <w:lvlJc w:val="left"/>
      <w:pPr>
        <w:ind w:left="4680" w:hanging="360"/>
      </w:pPr>
      <w:rPr>
        <w:rFonts w:ascii="Wingdings" w:hAnsi="Wingdings" w:hint="default"/>
      </w:rPr>
    </w:lvl>
    <w:lvl w:ilvl="6" w:tplc="22C66A0A">
      <w:start w:val="1"/>
      <w:numFmt w:val="bullet"/>
      <w:lvlText w:val=""/>
      <w:lvlJc w:val="left"/>
      <w:pPr>
        <w:ind w:left="5400" w:hanging="360"/>
      </w:pPr>
      <w:rPr>
        <w:rFonts w:ascii="Symbol" w:hAnsi="Symbol" w:hint="default"/>
      </w:rPr>
    </w:lvl>
    <w:lvl w:ilvl="7" w:tplc="75B07D46">
      <w:start w:val="1"/>
      <w:numFmt w:val="bullet"/>
      <w:lvlText w:val="o"/>
      <w:lvlJc w:val="left"/>
      <w:pPr>
        <w:ind w:left="6120" w:hanging="360"/>
      </w:pPr>
      <w:rPr>
        <w:rFonts w:ascii="Courier New" w:hAnsi="Courier New" w:hint="default"/>
      </w:rPr>
    </w:lvl>
    <w:lvl w:ilvl="8" w:tplc="7FE29756">
      <w:start w:val="1"/>
      <w:numFmt w:val="bullet"/>
      <w:lvlText w:val=""/>
      <w:lvlJc w:val="left"/>
      <w:pPr>
        <w:ind w:left="6840" w:hanging="360"/>
      </w:pPr>
      <w:rPr>
        <w:rFonts w:ascii="Wingdings" w:hAnsi="Wingdings" w:hint="default"/>
      </w:rPr>
    </w:lvl>
  </w:abstractNum>
  <w:abstractNum w:abstractNumId="48" w15:restartNumberingAfterBreak="0">
    <w:nsid w:val="62E8817C"/>
    <w:multiLevelType w:val="hybridMultilevel"/>
    <w:tmpl w:val="548CD892"/>
    <w:lvl w:ilvl="0" w:tplc="04090001">
      <w:start w:val="1"/>
      <w:numFmt w:val="bullet"/>
      <w:lvlText w:val=""/>
      <w:lvlJc w:val="left"/>
      <w:pPr>
        <w:ind w:left="1080" w:hanging="360"/>
      </w:pPr>
      <w:rPr>
        <w:rFonts w:ascii="Symbol" w:hAnsi="Symbol" w:hint="default"/>
      </w:rPr>
    </w:lvl>
    <w:lvl w:ilvl="1" w:tplc="60785908">
      <w:start w:val="1"/>
      <w:numFmt w:val="bullet"/>
      <w:lvlText w:val=""/>
      <w:lvlJc w:val="left"/>
      <w:pPr>
        <w:ind w:left="2160" w:hanging="360"/>
      </w:pPr>
      <w:rPr>
        <w:rFonts w:ascii="Symbol" w:hAnsi="Symbol" w:hint="default"/>
      </w:rPr>
    </w:lvl>
    <w:lvl w:ilvl="2" w:tplc="F8D4A124">
      <w:start w:val="1"/>
      <w:numFmt w:val="bullet"/>
      <w:lvlText w:val=""/>
      <w:lvlJc w:val="left"/>
      <w:pPr>
        <w:ind w:left="2880" w:hanging="360"/>
      </w:pPr>
      <w:rPr>
        <w:rFonts w:ascii="Wingdings" w:hAnsi="Wingdings" w:hint="default"/>
      </w:rPr>
    </w:lvl>
    <w:lvl w:ilvl="3" w:tplc="7056207A">
      <w:start w:val="1"/>
      <w:numFmt w:val="bullet"/>
      <w:lvlText w:val=""/>
      <w:lvlJc w:val="left"/>
      <w:pPr>
        <w:ind w:left="3600" w:hanging="360"/>
      </w:pPr>
      <w:rPr>
        <w:rFonts w:ascii="Symbol" w:hAnsi="Symbol" w:hint="default"/>
      </w:rPr>
    </w:lvl>
    <w:lvl w:ilvl="4" w:tplc="6CCA004C">
      <w:start w:val="1"/>
      <w:numFmt w:val="bullet"/>
      <w:lvlText w:val="o"/>
      <w:lvlJc w:val="left"/>
      <w:pPr>
        <w:ind w:left="4320" w:hanging="360"/>
      </w:pPr>
      <w:rPr>
        <w:rFonts w:ascii="Courier New" w:hAnsi="Courier New" w:hint="default"/>
      </w:rPr>
    </w:lvl>
    <w:lvl w:ilvl="5" w:tplc="D4762D3C">
      <w:start w:val="1"/>
      <w:numFmt w:val="bullet"/>
      <w:lvlText w:val=""/>
      <w:lvlJc w:val="left"/>
      <w:pPr>
        <w:ind w:left="5040" w:hanging="360"/>
      </w:pPr>
      <w:rPr>
        <w:rFonts w:ascii="Wingdings" w:hAnsi="Wingdings" w:hint="default"/>
      </w:rPr>
    </w:lvl>
    <w:lvl w:ilvl="6" w:tplc="BA562052">
      <w:start w:val="1"/>
      <w:numFmt w:val="bullet"/>
      <w:lvlText w:val=""/>
      <w:lvlJc w:val="left"/>
      <w:pPr>
        <w:ind w:left="5760" w:hanging="360"/>
      </w:pPr>
      <w:rPr>
        <w:rFonts w:ascii="Symbol" w:hAnsi="Symbol" w:hint="default"/>
      </w:rPr>
    </w:lvl>
    <w:lvl w:ilvl="7" w:tplc="3A2C3212">
      <w:start w:val="1"/>
      <w:numFmt w:val="bullet"/>
      <w:lvlText w:val="o"/>
      <w:lvlJc w:val="left"/>
      <w:pPr>
        <w:ind w:left="6480" w:hanging="360"/>
      </w:pPr>
      <w:rPr>
        <w:rFonts w:ascii="Courier New" w:hAnsi="Courier New" w:hint="default"/>
      </w:rPr>
    </w:lvl>
    <w:lvl w:ilvl="8" w:tplc="60EA446E">
      <w:start w:val="1"/>
      <w:numFmt w:val="bullet"/>
      <w:lvlText w:val=""/>
      <w:lvlJc w:val="left"/>
      <w:pPr>
        <w:ind w:left="7200" w:hanging="360"/>
      </w:pPr>
      <w:rPr>
        <w:rFonts w:ascii="Wingdings" w:hAnsi="Wingdings" w:hint="default"/>
      </w:rPr>
    </w:lvl>
  </w:abstractNum>
  <w:abstractNum w:abstractNumId="49" w15:restartNumberingAfterBreak="0">
    <w:nsid w:val="65649D2C"/>
    <w:multiLevelType w:val="hybridMultilevel"/>
    <w:tmpl w:val="5BBE1E94"/>
    <w:lvl w:ilvl="0" w:tplc="885A6CCE">
      <w:start w:val="3"/>
      <w:numFmt w:val="decimal"/>
      <w:lvlText w:val="%1."/>
      <w:lvlJc w:val="left"/>
      <w:pPr>
        <w:ind w:left="720" w:hanging="360"/>
      </w:pPr>
    </w:lvl>
    <w:lvl w:ilvl="1" w:tplc="94A292D0">
      <w:start w:val="1"/>
      <w:numFmt w:val="lowerLetter"/>
      <w:lvlText w:val="%2."/>
      <w:lvlJc w:val="left"/>
      <w:pPr>
        <w:ind w:left="1440" w:hanging="360"/>
      </w:pPr>
    </w:lvl>
    <w:lvl w:ilvl="2" w:tplc="D6D2F098">
      <w:start w:val="1"/>
      <w:numFmt w:val="lowerRoman"/>
      <w:lvlText w:val="%3."/>
      <w:lvlJc w:val="right"/>
      <w:pPr>
        <w:ind w:left="2160" w:hanging="180"/>
      </w:pPr>
    </w:lvl>
    <w:lvl w:ilvl="3" w:tplc="7AF6A4AA">
      <w:start w:val="1"/>
      <w:numFmt w:val="decimal"/>
      <w:lvlText w:val="%4."/>
      <w:lvlJc w:val="left"/>
      <w:pPr>
        <w:ind w:left="2880" w:hanging="360"/>
      </w:pPr>
    </w:lvl>
    <w:lvl w:ilvl="4" w:tplc="9092DEE4">
      <w:start w:val="1"/>
      <w:numFmt w:val="lowerLetter"/>
      <w:lvlText w:val="%5."/>
      <w:lvlJc w:val="left"/>
      <w:pPr>
        <w:ind w:left="3600" w:hanging="360"/>
      </w:pPr>
    </w:lvl>
    <w:lvl w:ilvl="5" w:tplc="66842B3A">
      <w:start w:val="1"/>
      <w:numFmt w:val="lowerRoman"/>
      <w:lvlText w:val="%6."/>
      <w:lvlJc w:val="right"/>
      <w:pPr>
        <w:ind w:left="4320" w:hanging="180"/>
      </w:pPr>
    </w:lvl>
    <w:lvl w:ilvl="6" w:tplc="D1A64BCC">
      <w:start w:val="1"/>
      <w:numFmt w:val="decimal"/>
      <w:lvlText w:val="%7."/>
      <w:lvlJc w:val="left"/>
      <w:pPr>
        <w:ind w:left="5040" w:hanging="360"/>
      </w:pPr>
    </w:lvl>
    <w:lvl w:ilvl="7" w:tplc="2EFE543C">
      <w:start w:val="1"/>
      <w:numFmt w:val="lowerLetter"/>
      <w:lvlText w:val="%8."/>
      <w:lvlJc w:val="left"/>
      <w:pPr>
        <w:ind w:left="5760" w:hanging="360"/>
      </w:pPr>
    </w:lvl>
    <w:lvl w:ilvl="8" w:tplc="04187144">
      <w:start w:val="1"/>
      <w:numFmt w:val="lowerRoman"/>
      <w:lvlText w:val="%9."/>
      <w:lvlJc w:val="right"/>
      <w:pPr>
        <w:ind w:left="6480" w:hanging="180"/>
      </w:pPr>
    </w:lvl>
  </w:abstractNum>
  <w:abstractNum w:abstractNumId="50" w15:restartNumberingAfterBreak="0">
    <w:nsid w:val="672750AD"/>
    <w:multiLevelType w:val="hybridMultilevel"/>
    <w:tmpl w:val="08AC2418"/>
    <w:lvl w:ilvl="0" w:tplc="F30250AC">
      <w:start w:val="1"/>
      <w:numFmt w:val="bullet"/>
      <w:lvlText w:val="-"/>
      <w:lvlJc w:val="left"/>
      <w:pPr>
        <w:ind w:left="720" w:hanging="360"/>
      </w:pPr>
      <w:rPr>
        <w:rFonts w:ascii="Aptos" w:hAnsi="Aptos" w:hint="default"/>
      </w:rPr>
    </w:lvl>
    <w:lvl w:ilvl="1" w:tplc="3818667C">
      <w:start w:val="1"/>
      <w:numFmt w:val="bullet"/>
      <w:lvlText w:val="o"/>
      <w:lvlJc w:val="left"/>
      <w:pPr>
        <w:ind w:left="1440" w:hanging="360"/>
      </w:pPr>
      <w:rPr>
        <w:rFonts w:ascii="Courier New" w:hAnsi="Courier New" w:hint="default"/>
      </w:rPr>
    </w:lvl>
    <w:lvl w:ilvl="2" w:tplc="2E82C1FC">
      <w:start w:val="1"/>
      <w:numFmt w:val="bullet"/>
      <w:lvlText w:val=""/>
      <w:lvlJc w:val="left"/>
      <w:pPr>
        <w:ind w:left="2160" w:hanging="360"/>
      </w:pPr>
      <w:rPr>
        <w:rFonts w:ascii="Wingdings" w:hAnsi="Wingdings" w:hint="default"/>
      </w:rPr>
    </w:lvl>
    <w:lvl w:ilvl="3" w:tplc="6AEE93D4">
      <w:start w:val="1"/>
      <w:numFmt w:val="bullet"/>
      <w:lvlText w:val=""/>
      <w:lvlJc w:val="left"/>
      <w:pPr>
        <w:ind w:left="2880" w:hanging="360"/>
      </w:pPr>
      <w:rPr>
        <w:rFonts w:ascii="Symbol" w:hAnsi="Symbol" w:hint="default"/>
      </w:rPr>
    </w:lvl>
    <w:lvl w:ilvl="4" w:tplc="AC4EAABC">
      <w:start w:val="1"/>
      <w:numFmt w:val="bullet"/>
      <w:lvlText w:val="o"/>
      <w:lvlJc w:val="left"/>
      <w:pPr>
        <w:ind w:left="3600" w:hanging="360"/>
      </w:pPr>
      <w:rPr>
        <w:rFonts w:ascii="Courier New" w:hAnsi="Courier New" w:hint="default"/>
      </w:rPr>
    </w:lvl>
    <w:lvl w:ilvl="5" w:tplc="7F4C0FBE">
      <w:start w:val="1"/>
      <w:numFmt w:val="bullet"/>
      <w:lvlText w:val=""/>
      <w:lvlJc w:val="left"/>
      <w:pPr>
        <w:ind w:left="4320" w:hanging="360"/>
      </w:pPr>
      <w:rPr>
        <w:rFonts w:ascii="Wingdings" w:hAnsi="Wingdings" w:hint="default"/>
      </w:rPr>
    </w:lvl>
    <w:lvl w:ilvl="6" w:tplc="5EB0088A">
      <w:start w:val="1"/>
      <w:numFmt w:val="bullet"/>
      <w:lvlText w:val=""/>
      <w:lvlJc w:val="left"/>
      <w:pPr>
        <w:ind w:left="5040" w:hanging="360"/>
      </w:pPr>
      <w:rPr>
        <w:rFonts w:ascii="Symbol" w:hAnsi="Symbol" w:hint="default"/>
      </w:rPr>
    </w:lvl>
    <w:lvl w:ilvl="7" w:tplc="03F2CD7E">
      <w:start w:val="1"/>
      <w:numFmt w:val="bullet"/>
      <w:lvlText w:val="o"/>
      <w:lvlJc w:val="left"/>
      <w:pPr>
        <w:ind w:left="5760" w:hanging="360"/>
      </w:pPr>
      <w:rPr>
        <w:rFonts w:ascii="Courier New" w:hAnsi="Courier New" w:hint="default"/>
      </w:rPr>
    </w:lvl>
    <w:lvl w:ilvl="8" w:tplc="11BCD526">
      <w:start w:val="1"/>
      <w:numFmt w:val="bullet"/>
      <w:lvlText w:val=""/>
      <w:lvlJc w:val="left"/>
      <w:pPr>
        <w:ind w:left="6480" w:hanging="360"/>
      </w:pPr>
      <w:rPr>
        <w:rFonts w:ascii="Wingdings" w:hAnsi="Wingdings" w:hint="default"/>
      </w:rPr>
    </w:lvl>
  </w:abstractNum>
  <w:abstractNum w:abstractNumId="51" w15:restartNumberingAfterBreak="0">
    <w:nsid w:val="69E5A831"/>
    <w:multiLevelType w:val="hybridMultilevel"/>
    <w:tmpl w:val="9F32F0CE"/>
    <w:lvl w:ilvl="0" w:tplc="B1D0EEAC">
      <w:start w:val="1"/>
      <w:numFmt w:val="bullet"/>
      <w:lvlText w:val="o"/>
      <w:lvlJc w:val="left"/>
      <w:pPr>
        <w:ind w:left="1080" w:hanging="360"/>
      </w:pPr>
      <w:rPr>
        <w:rFonts w:ascii="Courier New" w:hAnsi="Courier New" w:hint="default"/>
      </w:rPr>
    </w:lvl>
    <w:lvl w:ilvl="1" w:tplc="EFE26ABC">
      <w:start w:val="1"/>
      <w:numFmt w:val="bullet"/>
      <w:lvlText w:val="o"/>
      <w:lvlJc w:val="left"/>
      <w:pPr>
        <w:ind w:left="1800" w:hanging="360"/>
      </w:pPr>
      <w:rPr>
        <w:rFonts w:ascii="Courier New" w:hAnsi="Courier New" w:hint="default"/>
      </w:rPr>
    </w:lvl>
    <w:lvl w:ilvl="2" w:tplc="1F36D848">
      <w:start w:val="1"/>
      <w:numFmt w:val="bullet"/>
      <w:lvlText w:val=""/>
      <w:lvlJc w:val="left"/>
      <w:pPr>
        <w:ind w:left="2520" w:hanging="360"/>
      </w:pPr>
      <w:rPr>
        <w:rFonts w:ascii="Wingdings" w:hAnsi="Wingdings" w:hint="default"/>
      </w:rPr>
    </w:lvl>
    <w:lvl w:ilvl="3" w:tplc="FB7420F4">
      <w:start w:val="1"/>
      <w:numFmt w:val="bullet"/>
      <w:lvlText w:val=""/>
      <w:lvlJc w:val="left"/>
      <w:pPr>
        <w:ind w:left="3240" w:hanging="360"/>
      </w:pPr>
      <w:rPr>
        <w:rFonts w:ascii="Symbol" w:hAnsi="Symbol" w:hint="default"/>
      </w:rPr>
    </w:lvl>
    <w:lvl w:ilvl="4" w:tplc="9CE0C358">
      <w:start w:val="1"/>
      <w:numFmt w:val="bullet"/>
      <w:lvlText w:val="o"/>
      <w:lvlJc w:val="left"/>
      <w:pPr>
        <w:ind w:left="3960" w:hanging="360"/>
      </w:pPr>
      <w:rPr>
        <w:rFonts w:ascii="Courier New" w:hAnsi="Courier New" w:hint="default"/>
      </w:rPr>
    </w:lvl>
    <w:lvl w:ilvl="5" w:tplc="94E0E4A6">
      <w:start w:val="1"/>
      <w:numFmt w:val="bullet"/>
      <w:lvlText w:val=""/>
      <w:lvlJc w:val="left"/>
      <w:pPr>
        <w:ind w:left="4680" w:hanging="360"/>
      </w:pPr>
      <w:rPr>
        <w:rFonts w:ascii="Wingdings" w:hAnsi="Wingdings" w:hint="default"/>
      </w:rPr>
    </w:lvl>
    <w:lvl w:ilvl="6" w:tplc="68A2AF68">
      <w:start w:val="1"/>
      <w:numFmt w:val="bullet"/>
      <w:lvlText w:val=""/>
      <w:lvlJc w:val="left"/>
      <w:pPr>
        <w:ind w:left="5400" w:hanging="360"/>
      </w:pPr>
      <w:rPr>
        <w:rFonts w:ascii="Symbol" w:hAnsi="Symbol" w:hint="default"/>
      </w:rPr>
    </w:lvl>
    <w:lvl w:ilvl="7" w:tplc="D6B69A7E">
      <w:start w:val="1"/>
      <w:numFmt w:val="bullet"/>
      <w:lvlText w:val="o"/>
      <w:lvlJc w:val="left"/>
      <w:pPr>
        <w:ind w:left="6120" w:hanging="360"/>
      </w:pPr>
      <w:rPr>
        <w:rFonts w:ascii="Courier New" w:hAnsi="Courier New" w:hint="default"/>
      </w:rPr>
    </w:lvl>
    <w:lvl w:ilvl="8" w:tplc="7D663A8E">
      <w:start w:val="1"/>
      <w:numFmt w:val="bullet"/>
      <w:lvlText w:val=""/>
      <w:lvlJc w:val="left"/>
      <w:pPr>
        <w:ind w:left="6840" w:hanging="360"/>
      </w:pPr>
      <w:rPr>
        <w:rFonts w:ascii="Wingdings" w:hAnsi="Wingdings" w:hint="default"/>
      </w:rPr>
    </w:lvl>
  </w:abstractNum>
  <w:abstractNum w:abstractNumId="52" w15:restartNumberingAfterBreak="0">
    <w:nsid w:val="6CEDA464"/>
    <w:multiLevelType w:val="hybridMultilevel"/>
    <w:tmpl w:val="CF769C7A"/>
    <w:lvl w:ilvl="0" w:tplc="04090001">
      <w:start w:val="1"/>
      <w:numFmt w:val="bullet"/>
      <w:lvlText w:val=""/>
      <w:lvlJc w:val="left"/>
      <w:pPr>
        <w:ind w:left="720" w:hanging="360"/>
      </w:pPr>
      <w:rPr>
        <w:rFonts w:ascii="Symbol" w:hAnsi="Symbol" w:hint="default"/>
      </w:rPr>
    </w:lvl>
    <w:lvl w:ilvl="1" w:tplc="E72AEDC6">
      <w:start w:val="1"/>
      <w:numFmt w:val="bullet"/>
      <w:lvlText w:val="o"/>
      <w:lvlJc w:val="left"/>
      <w:pPr>
        <w:ind w:left="1440" w:hanging="360"/>
      </w:pPr>
      <w:rPr>
        <w:rFonts w:ascii="Courier New" w:hAnsi="Courier New" w:hint="default"/>
      </w:rPr>
    </w:lvl>
    <w:lvl w:ilvl="2" w:tplc="69545302">
      <w:start w:val="1"/>
      <w:numFmt w:val="bullet"/>
      <w:lvlText w:val=""/>
      <w:lvlJc w:val="left"/>
      <w:pPr>
        <w:ind w:left="2160" w:hanging="360"/>
      </w:pPr>
      <w:rPr>
        <w:rFonts w:ascii="Wingdings" w:hAnsi="Wingdings" w:hint="default"/>
      </w:rPr>
    </w:lvl>
    <w:lvl w:ilvl="3" w:tplc="D5944138">
      <w:start w:val="1"/>
      <w:numFmt w:val="bullet"/>
      <w:lvlText w:val=""/>
      <w:lvlJc w:val="left"/>
      <w:pPr>
        <w:ind w:left="2880" w:hanging="360"/>
      </w:pPr>
      <w:rPr>
        <w:rFonts w:ascii="Symbol" w:hAnsi="Symbol" w:hint="default"/>
      </w:rPr>
    </w:lvl>
    <w:lvl w:ilvl="4" w:tplc="8D1CEF68">
      <w:start w:val="1"/>
      <w:numFmt w:val="bullet"/>
      <w:lvlText w:val="o"/>
      <w:lvlJc w:val="left"/>
      <w:pPr>
        <w:ind w:left="3600" w:hanging="360"/>
      </w:pPr>
      <w:rPr>
        <w:rFonts w:ascii="Courier New" w:hAnsi="Courier New" w:hint="default"/>
      </w:rPr>
    </w:lvl>
    <w:lvl w:ilvl="5" w:tplc="2A3CBCC4">
      <w:start w:val="1"/>
      <w:numFmt w:val="bullet"/>
      <w:lvlText w:val=""/>
      <w:lvlJc w:val="left"/>
      <w:pPr>
        <w:ind w:left="4320" w:hanging="360"/>
      </w:pPr>
      <w:rPr>
        <w:rFonts w:ascii="Wingdings" w:hAnsi="Wingdings" w:hint="default"/>
      </w:rPr>
    </w:lvl>
    <w:lvl w:ilvl="6" w:tplc="62FCDBEA">
      <w:start w:val="1"/>
      <w:numFmt w:val="bullet"/>
      <w:lvlText w:val=""/>
      <w:lvlJc w:val="left"/>
      <w:pPr>
        <w:ind w:left="5040" w:hanging="360"/>
      </w:pPr>
      <w:rPr>
        <w:rFonts w:ascii="Symbol" w:hAnsi="Symbol" w:hint="default"/>
      </w:rPr>
    </w:lvl>
    <w:lvl w:ilvl="7" w:tplc="4E3CD312">
      <w:start w:val="1"/>
      <w:numFmt w:val="bullet"/>
      <w:lvlText w:val="o"/>
      <w:lvlJc w:val="left"/>
      <w:pPr>
        <w:ind w:left="5760" w:hanging="360"/>
      </w:pPr>
      <w:rPr>
        <w:rFonts w:ascii="Courier New" w:hAnsi="Courier New" w:hint="default"/>
      </w:rPr>
    </w:lvl>
    <w:lvl w:ilvl="8" w:tplc="EAC2A21A">
      <w:start w:val="1"/>
      <w:numFmt w:val="bullet"/>
      <w:lvlText w:val=""/>
      <w:lvlJc w:val="left"/>
      <w:pPr>
        <w:ind w:left="6480" w:hanging="360"/>
      </w:pPr>
      <w:rPr>
        <w:rFonts w:ascii="Wingdings" w:hAnsi="Wingdings" w:hint="default"/>
      </w:rPr>
    </w:lvl>
  </w:abstractNum>
  <w:abstractNum w:abstractNumId="53" w15:restartNumberingAfterBreak="0">
    <w:nsid w:val="6E2096F1"/>
    <w:multiLevelType w:val="hybridMultilevel"/>
    <w:tmpl w:val="FFFFFFFF"/>
    <w:lvl w:ilvl="0" w:tplc="19425012">
      <w:start w:val="1"/>
      <w:numFmt w:val="decimal"/>
      <w:lvlText w:val="%1."/>
      <w:lvlJc w:val="left"/>
      <w:pPr>
        <w:ind w:left="720" w:hanging="360"/>
      </w:pPr>
    </w:lvl>
    <w:lvl w:ilvl="1" w:tplc="2BA4BC16">
      <w:start w:val="1"/>
      <w:numFmt w:val="lowerLetter"/>
      <w:lvlText w:val="%2."/>
      <w:lvlJc w:val="left"/>
      <w:pPr>
        <w:ind w:left="1440" w:hanging="360"/>
      </w:pPr>
    </w:lvl>
    <w:lvl w:ilvl="2" w:tplc="461611AA">
      <w:start w:val="1"/>
      <w:numFmt w:val="lowerRoman"/>
      <w:lvlText w:val="%3."/>
      <w:lvlJc w:val="right"/>
      <w:pPr>
        <w:ind w:left="2160" w:hanging="180"/>
      </w:pPr>
    </w:lvl>
    <w:lvl w:ilvl="3" w:tplc="E9F055FC">
      <w:start w:val="1"/>
      <w:numFmt w:val="decimal"/>
      <w:lvlText w:val="%4."/>
      <w:lvlJc w:val="left"/>
      <w:pPr>
        <w:ind w:left="2880" w:hanging="360"/>
      </w:pPr>
    </w:lvl>
    <w:lvl w:ilvl="4" w:tplc="243A2994">
      <w:start w:val="1"/>
      <w:numFmt w:val="lowerLetter"/>
      <w:lvlText w:val="%5."/>
      <w:lvlJc w:val="left"/>
      <w:pPr>
        <w:ind w:left="3600" w:hanging="360"/>
      </w:pPr>
    </w:lvl>
    <w:lvl w:ilvl="5" w:tplc="672A574E">
      <w:start w:val="1"/>
      <w:numFmt w:val="lowerRoman"/>
      <w:lvlText w:val="%6."/>
      <w:lvlJc w:val="right"/>
      <w:pPr>
        <w:ind w:left="4320" w:hanging="180"/>
      </w:pPr>
    </w:lvl>
    <w:lvl w:ilvl="6" w:tplc="BE9639F4">
      <w:start w:val="1"/>
      <w:numFmt w:val="decimal"/>
      <w:lvlText w:val="%7."/>
      <w:lvlJc w:val="left"/>
      <w:pPr>
        <w:ind w:left="5040" w:hanging="360"/>
      </w:pPr>
    </w:lvl>
    <w:lvl w:ilvl="7" w:tplc="CBB69F38">
      <w:start w:val="1"/>
      <w:numFmt w:val="lowerLetter"/>
      <w:lvlText w:val="%8."/>
      <w:lvlJc w:val="left"/>
      <w:pPr>
        <w:ind w:left="5760" w:hanging="360"/>
      </w:pPr>
    </w:lvl>
    <w:lvl w:ilvl="8" w:tplc="D648206A">
      <w:start w:val="1"/>
      <w:numFmt w:val="lowerRoman"/>
      <w:lvlText w:val="%9."/>
      <w:lvlJc w:val="right"/>
      <w:pPr>
        <w:ind w:left="6480" w:hanging="180"/>
      </w:pPr>
    </w:lvl>
  </w:abstractNum>
  <w:abstractNum w:abstractNumId="54" w15:restartNumberingAfterBreak="0">
    <w:nsid w:val="6E5988A1"/>
    <w:multiLevelType w:val="hybridMultilevel"/>
    <w:tmpl w:val="FFFFFFFF"/>
    <w:lvl w:ilvl="0" w:tplc="8FDC6792">
      <w:start w:val="1"/>
      <w:numFmt w:val="bullet"/>
      <w:lvlText w:val=""/>
      <w:lvlJc w:val="left"/>
      <w:pPr>
        <w:ind w:left="720" w:hanging="360"/>
      </w:pPr>
      <w:rPr>
        <w:rFonts w:ascii="Symbol" w:hAnsi="Symbol" w:hint="default"/>
      </w:rPr>
    </w:lvl>
    <w:lvl w:ilvl="1" w:tplc="C6869F54">
      <w:start w:val="1"/>
      <w:numFmt w:val="bullet"/>
      <w:lvlText w:val="o"/>
      <w:lvlJc w:val="left"/>
      <w:pPr>
        <w:ind w:left="1440" w:hanging="360"/>
      </w:pPr>
      <w:rPr>
        <w:rFonts w:ascii="Courier New" w:hAnsi="Courier New" w:hint="default"/>
      </w:rPr>
    </w:lvl>
    <w:lvl w:ilvl="2" w:tplc="F2E03514">
      <w:start w:val="1"/>
      <w:numFmt w:val="bullet"/>
      <w:lvlText w:val=""/>
      <w:lvlJc w:val="left"/>
      <w:pPr>
        <w:ind w:left="2160" w:hanging="360"/>
      </w:pPr>
      <w:rPr>
        <w:rFonts w:ascii="Wingdings" w:hAnsi="Wingdings" w:hint="default"/>
      </w:rPr>
    </w:lvl>
    <w:lvl w:ilvl="3" w:tplc="8A126CBE">
      <w:start w:val="1"/>
      <w:numFmt w:val="bullet"/>
      <w:lvlText w:val=""/>
      <w:lvlJc w:val="left"/>
      <w:pPr>
        <w:ind w:left="2880" w:hanging="360"/>
      </w:pPr>
      <w:rPr>
        <w:rFonts w:ascii="Symbol" w:hAnsi="Symbol" w:hint="default"/>
      </w:rPr>
    </w:lvl>
    <w:lvl w:ilvl="4" w:tplc="0D5490C2">
      <w:start w:val="1"/>
      <w:numFmt w:val="bullet"/>
      <w:lvlText w:val="o"/>
      <w:lvlJc w:val="left"/>
      <w:pPr>
        <w:ind w:left="3600" w:hanging="360"/>
      </w:pPr>
      <w:rPr>
        <w:rFonts w:ascii="Courier New" w:hAnsi="Courier New" w:hint="default"/>
      </w:rPr>
    </w:lvl>
    <w:lvl w:ilvl="5" w:tplc="CEA2C636">
      <w:start w:val="1"/>
      <w:numFmt w:val="bullet"/>
      <w:lvlText w:val=""/>
      <w:lvlJc w:val="left"/>
      <w:pPr>
        <w:ind w:left="4320" w:hanging="360"/>
      </w:pPr>
      <w:rPr>
        <w:rFonts w:ascii="Wingdings" w:hAnsi="Wingdings" w:hint="default"/>
      </w:rPr>
    </w:lvl>
    <w:lvl w:ilvl="6" w:tplc="A3EE53C2">
      <w:start w:val="1"/>
      <w:numFmt w:val="bullet"/>
      <w:lvlText w:val=""/>
      <w:lvlJc w:val="left"/>
      <w:pPr>
        <w:ind w:left="5040" w:hanging="360"/>
      </w:pPr>
      <w:rPr>
        <w:rFonts w:ascii="Symbol" w:hAnsi="Symbol" w:hint="default"/>
      </w:rPr>
    </w:lvl>
    <w:lvl w:ilvl="7" w:tplc="92A665D4">
      <w:start w:val="1"/>
      <w:numFmt w:val="bullet"/>
      <w:lvlText w:val="o"/>
      <w:lvlJc w:val="left"/>
      <w:pPr>
        <w:ind w:left="5760" w:hanging="360"/>
      </w:pPr>
      <w:rPr>
        <w:rFonts w:ascii="Courier New" w:hAnsi="Courier New" w:hint="default"/>
      </w:rPr>
    </w:lvl>
    <w:lvl w:ilvl="8" w:tplc="FD4A9360">
      <w:start w:val="1"/>
      <w:numFmt w:val="bullet"/>
      <w:lvlText w:val=""/>
      <w:lvlJc w:val="left"/>
      <w:pPr>
        <w:ind w:left="6480" w:hanging="360"/>
      </w:pPr>
      <w:rPr>
        <w:rFonts w:ascii="Wingdings" w:hAnsi="Wingdings" w:hint="default"/>
      </w:rPr>
    </w:lvl>
  </w:abstractNum>
  <w:abstractNum w:abstractNumId="55" w15:restartNumberingAfterBreak="0">
    <w:nsid w:val="7A0FF989"/>
    <w:multiLevelType w:val="hybridMultilevel"/>
    <w:tmpl w:val="F0F6B714"/>
    <w:lvl w:ilvl="0" w:tplc="FB3E2E36">
      <w:start w:val="1"/>
      <w:numFmt w:val="bullet"/>
      <w:lvlText w:val="-"/>
      <w:lvlJc w:val="left"/>
      <w:pPr>
        <w:ind w:left="720" w:hanging="360"/>
      </w:pPr>
      <w:rPr>
        <w:rFonts w:ascii="Aptos" w:hAnsi="Aptos" w:hint="default"/>
      </w:rPr>
    </w:lvl>
    <w:lvl w:ilvl="1" w:tplc="1CBCD15C">
      <w:start w:val="1"/>
      <w:numFmt w:val="bullet"/>
      <w:lvlText w:val="o"/>
      <w:lvlJc w:val="left"/>
      <w:pPr>
        <w:ind w:left="1440" w:hanging="360"/>
      </w:pPr>
      <w:rPr>
        <w:rFonts w:ascii="Courier New" w:hAnsi="Courier New" w:hint="default"/>
      </w:rPr>
    </w:lvl>
    <w:lvl w:ilvl="2" w:tplc="706EAFE6">
      <w:start w:val="1"/>
      <w:numFmt w:val="bullet"/>
      <w:lvlText w:val=""/>
      <w:lvlJc w:val="left"/>
      <w:pPr>
        <w:ind w:left="2160" w:hanging="360"/>
      </w:pPr>
      <w:rPr>
        <w:rFonts w:ascii="Wingdings" w:hAnsi="Wingdings" w:hint="default"/>
      </w:rPr>
    </w:lvl>
    <w:lvl w:ilvl="3" w:tplc="9968B91A">
      <w:start w:val="1"/>
      <w:numFmt w:val="bullet"/>
      <w:lvlText w:val=""/>
      <w:lvlJc w:val="left"/>
      <w:pPr>
        <w:ind w:left="2880" w:hanging="360"/>
      </w:pPr>
      <w:rPr>
        <w:rFonts w:ascii="Symbol" w:hAnsi="Symbol" w:hint="default"/>
      </w:rPr>
    </w:lvl>
    <w:lvl w:ilvl="4" w:tplc="A2BEE526">
      <w:start w:val="1"/>
      <w:numFmt w:val="bullet"/>
      <w:lvlText w:val="o"/>
      <w:lvlJc w:val="left"/>
      <w:pPr>
        <w:ind w:left="3600" w:hanging="360"/>
      </w:pPr>
      <w:rPr>
        <w:rFonts w:ascii="Courier New" w:hAnsi="Courier New" w:hint="default"/>
      </w:rPr>
    </w:lvl>
    <w:lvl w:ilvl="5" w:tplc="A6849CDE">
      <w:start w:val="1"/>
      <w:numFmt w:val="bullet"/>
      <w:lvlText w:val=""/>
      <w:lvlJc w:val="left"/>
      <w:pPr>
        <w:ind w:left="4320" w:hanging="360"/>
      </w:pPr>
      <w:rPr>
        <w:rFonts w:ascii="Wingdings" w:hAnsi="Wingdings" w:hint="default"/>
      </w:rPr>
    </w:lvl>
    <w:lvl w:ilvl="6" w:tplc="58EE01DE">
      <w:start w:val="1"/>
      <w:numFmt w:val="bullet"/>
      <w:lvlText w:val=""/>
      <w:lvlJc w:val="left"/>
      <w:pPr>
        <w:ind w:left="5040" w:hanging="360"/>
      </w:pPr>
      <w:rPr>
        <w:rFonts w:ascii="Symbol" w:hAnsi="Symbol" w:hint="default"/>
      </w:rPr>
    </w:lvl>
    <w:lvl w:ilvl="7" w:tplc="23C004A0">
      <w:start w:val="1"/>
      <w:numFmt w:val="bullet"/>
      <w:lvlText w:val="o"/>
      <w:lvlJc w:val="left"/>
      <w:pPr>
        <w:ind w:left="5760" w:hanging="360"/>
      </w:pPr>
      <w:rPr>
        <w:rFonts w:ascii="Courier New" w:hAnsi="Courier New" w:hint="default"/>
      </w:rPr>
    </w:lvl>
    <w:lvl w:ilvl="8" w:tplc="C4209190">
      <w:start w:val="1"/>
      <w:numFmt w:val="bullet"/>
      <w:lvlText w:val=""/>
      <w:lvlJc w:val="left"/>
      <w:pPr>
        <w:ind w:left="6480" w:hanging="360"/>
      </w:pPr>
      <w:rPr>
        <w:rFonts w:ascii="Wingdings" w:hAnsi="Wingdings" w:hint="default"/>
      </w:rPr>
    </w:lvl>
  </w:abstractNum>
  <w:abstractNum w:abstractNumId="56" w15:restartNumberingAfterBreak="0">
    <w:nsid w:val="7A7EEF59"/>
    <w:multiLevelType w:val="hybridMultilevel"/>
    <w:tmpl w:val="FFFFFFFF"/>
    <w:lvl w:ilvl="0" w:tplc="7F4AB99A">
      <w:start w:val="1"/>
      <w:numFmt w:val="bullet"/>
      <w:lvlText w:val=""/>
      <w:lvlJc w:val="left"/>
      <w:pPr>
        <w:ind w:left="1080" w:hanging="360"/>
      </w:pPr>
      <w:rPr>
        <w:rFonts w:ascii="Symbol" w:hAnsi="Symbol" w:hint="default"/>
      </w:rPr>
    </w:lvl>
    <w:lvl w:ilvl="1" w:tplc="EE92FA78">
      <w:start w:val="1"/>
      <w:numFmt w:val="bullet"/>
      <w:lvlText w:val="o"/>
      <w:lvlJc w:val="left"/>
      <w:pPr>
        <w:ind w:left="1800" w:hanging="360"/>
      </w:pPr>
      <w:rPr>
        <w:rFonts w:ascii="Courier New" w:hAnsi="Courier New" w:hint="default"/>
      </w:rPr>
    </w:lvl>
    <w:lvl w:ilvl="2" w:tplc="55CC0DF0">
      <w:start w:val="1"/>
      <w:numFmt w:val="bullet"/>
      <w:lvlText w:val=""/>
      <w:lvlJc w:val="left"/>
      <w:pPr>
        <w:ind w:left="2520" w:hanging="360"/>
      </w:pPr>
      <w:rPr>
        <w:rFonts w:ascii="Wingdings" w:hAnsi="Wingdings" w:hint="default"/>
      </w:rPr>
    </w:lvl>
    <w:lvl w:ilvl="3" w:tplc="28743C62">
      <w:start w:val="1"/>
      <w:numFmt w:val="bullet"/>
      <w:lvlText w:val=""/>
      <w:lvlJc w:val="left"/>
      <w:pPr>
        <w:ind w:left="3240" w:hanging="360"/>
      </w:pPr>
      <w:rPr>
        <w:rFonts w:ascii="Symbol" w:hAnsi="Symbol" w:hint="default"/>
      </w:rPr>
    </w:lvl>
    <w:lvl w:ilvl="4" w:tplc="E398F724">
      <w:start w:val="1"/>
      <w:numFmt w:val="bullet"/>
      <w:lvlText w:val="o"/>
      <w:lvlJc w:val="left"/>
      <w:pPr>
        <w:ind w:left="3960" w:hanging="360"/>
      </w:pPr>
      <w:rPr>
        <w:rFonts w:ascii="Courier New" w:hAnsi="Courier New" w:hint="default"/>
      </w:rPr>
    </w:lvl>
    <w:lvl w:ilvl="5" w:tplc="BCE2D420">
      <w:start w:val="1"/>
      <w:numFmt w:val="bullet"/>
      <w:lvlText w:val=""/>
      <w:lvlJc w:val="left"/>
      <w:pPr>
        <w:ind w:left="4680" w:hanging="360"/>
      </w:pPr>
      <w:rPr>
        <w:rFonts w:ascii="Wingdings" w:hAnsi="Wingdings" w:hint="default"/>
      </w:rPr>
    </w:lvl>
    <w:lvl w:ilvl="6" w:tplc="7E3E735E">
      <w:start w:val="1"/>
      <w:numFmt w:val="bullet"/>
      <w:lvlText w:val=""/>
      <w:lvlJc w:val="left"/>
      <w:pPr>
        <w:ind w:left="5400" w:hanging="360"/>
      </w:pPr>
      <w:rPr>
        <w:rFonts w:ascii="Symbol" w:hAnsi="Symbol" w:hint="default"/>
      </w:rPr>
    </w:lvl>
    <w:lvl w:ilvl="7" w:tplc="62140DD8">
      <w:start w:val="1"/>
      <w:numFmt w:val="bullet"/>
      <w:lvlText w:val="o"/>
      <w:lvlJc w:val="left"/>
      <w:pPr>
        <w:ind w:left="6120" w:hanging="360"/>
      </w:pPr>
      <w:rPr>
        <w:rFonts w:ascii="Courier New" w:hAnsi="Courier New" w:hint="default"/>
      </w:rPr>
    </w:lvl>
    <w:lvl w:ilvl="8" w:tplc="63CAB208">
      <w:start w:val="1"/>
      <w:numFmt w:val="bullet"/>
      <w:lvlText w:val=""/>
      <w:lvlJc w:val="left"/>
      <w:pPr>
        <w:ind w:left="6840" w:hanging="360"/>
      </w:pPr>
      <w:rPr>
        <w:rFonts w:ascii="Wingdings" w:hAnsi="Wingdings" w:hint="default"/>
      </w:rPr>
    </w:lvl>
  </w:abstractNum>
  <w:abstractNum w:abstractNumId="57" w15:restartNumberingAfterBreak="0">
    <w:nsid w:val="7C0605E8"/>
    <w:multiLevelType w:val="hybridMultilevel"/>
    <w:tmpl w:val="FB00B27C"/>
    <w:lvl w:ilvl="0" w:tplc="B9021F9E">
      <w:start w:val="1"/>
      <w:numFmt w:val="bullet"/>
      <w:lvlText w:val="-"/>
      <w:lvlJc w:val="left"/>
      <w:pPr>
        <w:ind w:left="1080" w:hanging="360"/>
      </w:pPr>
      <w:rPr>
        <w:rFonts w:ascii="Aptos" w:hAnsi="Aptos" w:hint="default"/>
      </w:rPr>
    </w:lvl>
    <w:lvl w:ilvl="1" w:tplc="75B8B21E">
      <w:start w:val="1"/>
      <w:numFmt w:val="bullet"/>
      <w:lvlText w:val="o"/>
      <w:lvlJc w:val="left"/>
      <w:pPr>
        <w:ind w:left="1800" w:hanging="360"/>
      </w:pPr>
      <w:rPr>
        <w:rFonts w:ascii="Courier New" w:hAnsi="Courier New" w:hint="default"/>
      </w:rPr>
    </w:lvl>
    <w:lvl w:ilvl="2" w:tplc="B94897DC">
      <w:start w:val="1"/>
      <w:numFmt w:val="bullet"/>
      <w:lvlText w:val=""/>
      <w:lvlJc w:val="left"/>
      <w:pPr>
        <w:ind w:left="2520" w:hanging="360"/>
      </w:pPr>
      <w:rPr>
        <w:rFonts w:ascii="Wingdings" w:hAnsi="Wingdings" w:hint="default"/>
      </w:rPr>
    </w:lvl>
    <w:lvl w:ilvl="3" w:tplc="5906B66C">
      <w:start w:val="1"/>
      <w:numFmt w:val="bullet"/>
      <w:lvlText w:val=""/>
      <w:lvlJc w:val="left"/>
      <w:pPr>
        <w:ind w:left="3240" w:hanging="360"/>
      </w:pPr>
      <w:rPr>
        <w:rFonts w:ascii="Symbol" w:hAnsi="Symbol" w:hint="default"/>
      </w:rPr>
    </w:lvl>
    <w:lvl w:ilvl="4" w:tplc="C5B8DB46">
      <w:start w:val="1"/>
      <w:numFmt w:val="bullet"/>
      <w:lvlText w:val="o"/>
      <w:lvlJc w:val="left"/>
      <w:pPr>
        <w:ind w:left="3960" w:hanging="360"/>
      </w:pPr>
      <w:rPr>
        <w:rFonts w:ascii="Courier New" w:hAnsi="Courier New" w:hint="default"/>
      </w:rPr>
    </w:lvl>
    <w:lvl w:ilvl="5" w:tplc="C2BE7416">
      <w:start w:val="1"/>
      <w:numFmt w:val="bullet"/>
      <w:lvlText w:val=""/>
      <w:lvlJc w:val="left"/>
      <w:pPr>
        <w:ind w:left="4680" w:hanging="360"/>
      </w:pPr>
      <w:rPr>
        <w:rFonts w:ascii="Wingdings" w:hAnsi="Wingdings" w:hint="default"/>
      </w:rPr>
    </w:lvl>
    <w:lvl w:ilvl="6" w:tplc="FBD4B110">
      <w:start w:val="1"/>
      <w:numFmt w:val="bullet"/>
      <w:lvlText w:val=""/>
      <w:lvlJc w:val="left"/>
      <w:pPr>
        <w:ind w:left="5400" w:hanging="360"/>
      </w:pPr>
      <w:rPr>
        <w:rFonts w:ascii="Symbol" w:hAnsi="Symbol" w:hint="default"/>
      </w:rPr>
    </w:lvl>
    <w:lvl w:ilvl="7" w:tplc="3F9210E6">
      <w:start w:val="1"/>
      <w:numFmt w:val="bullet"/>
      <w:lvlText w:val="o"/>
      <w:lvlJc w:val="left"/>
      <w:pPr>
        <w:ind w:left="6120" w:hanging="360"/>
      </w:pPr>
      <w:rPr>
        <w:rFonts w:ascii="Courier New" w:hAnsi="Courier New" w:hint="default"/>
      </w:rPr>
    </w:lvl>
    <w:lvl w:ilvl="8" w:tplc="AC82A8CC">
      <w:start w:val="1"/>
      <w:numFmt w:val="bullet"/>
      <w:lvlText w:val=""/>
      <w:lvlJc w:val="left"/>
      <w:pPr>
        <w:ind w:left="6840" w:hanging="360"/>
      </w:pPr>
      <w:rPr>
        <w:rFonts w:ascii="Wingdings" w:hAnsi="Wingdings" w:hint="default"/>
      </w:rPr>
    </w:lvl>
  </w:abstractNum>
  <w:abstractNum w:abstractNumId="58" w15:restartNumberingAfterBreak="0">
    <w:nsid w:val="7D43AEF7"/>
    <w:multiLevelType w:val="hybridMultilevel"/>
    <w:tmpl w:val="34E24E52"/>
    <w:lvl w:ilvl="0" w:tplc="DB2CC5E2">
      <w:start w:val="1"/>
      <w:numFmt w:val="bullet"/>
      <w:lvlText w:val=""/>
      <w:lvlJc w:val="left"/>
      <w:pPr>
        <w:ind w:left="1080" w:hanging="360"/>
      </w:pPr>
      <w:rPr>
        <w:rFonts w:ascii="Symbol" w:hAnsi="Symbol" w:hint="default"/>
      </w:rPr>
    </w:lvl>
    <w:lvl w:ilvl="1" w:tplc="045CBE0A">
      <w:start w:val="1"/>
      <w:numFmt w:val="bullet"/>
      <w:lvlText w:val="o"/>
      <w:lvlJc w:val="left"/>
      <w:pPr>
        <w:ind w:left="1800" w:hanging="360"/>
      </w:pPr>
      <w:rPr>
        <w:rFonts w:ascii="Courier New" w:hAnsi="Courier New" w:hint="default"/>
      </w:rPr>
    </w:lvl>
    <w:lvl w:ilvl="2" w:tplc="FA24F68A">
      <w:start w:val="1"/>
      <w:numFmt w:val="bullet"/>
      <w:lvlText w:val=""/>
      <w:lvlJc w:val="left"/>
      <w:pPr>
        <w:ind w:left="2520" w:hanging="360"/>
      </w:pPr>
      <w:rPr>
        <w:rFonts w:ascii="Wingdings" w:hAnsi="Wingdings" w:hint="default"/>
      </w:rPr>
    </w:lvl>
    <w:lvl w:ilvl="3" w:tplc="BDE8E6FE">
      <w:start w:val="1"/>
      <w:numFmt w:val="bullet"/>
      <w:lvlText w:val=""/>
      <w:lvlJc w:val="left"/>
      <w:pPr>
        <w:ind w:left="3240" w:hanging="360"/>
      </w:pPr>
      <w:rPr>
        <w:rFonts w:ascii="Symbol" w:hAnsi="Symbol" w:hint="default"/>
      </w:rPr>
    </w:lvl>
    <w:lvl w:ilvl="4" w:tplc="4E126D92">
      <w:start w:val="1"/>
      <w:numFmt w:val="bullet"/>
      <w:lvlText w:val="o"/>
      <w:lvlJc w:val="left"/>
      <w:pPr>
        <w:ind w:left="3960" w:hanging="360"/>
      </w:pPr>
      <w:rPr>
        <w:rFonts w:ascii="Courier New" w:hAnsi="Courier New" w:hint="default"/>
      </w:rPr>
    </w:lvl>
    <w:lvl w:ilvl="5" w:tplc="F1A01088">
      <w:start w:val="1"/>
      <w:numFmt w:val="bullet"/>
      <w:lvlText w:val=""/>
      <w:lvlJc w:val="left"/>
      <w:pPr>
        <w:ind w:left="4680" w:hanging="360"/>
      </w:pPr>
      <w:rPr>
        <w:rFonts w:ascii="Wingdings" w:hAnsi="Wingdings" w:hint="default"/>
      </w:rPr>
    </w:lvl>
    <w:lvl w:ilvl="6" w:tplc="6CF69886">
      <w:start w:val="1"/>
      <w:numFmt w:val="bullet"/>
      <w:lvlText w:val=""/>
      <w:lvlJc w:val="left"/>
      <w:pPr>
        <w:ind w:left="5400" w:hanging="360"/>
      </w:pPr>
      <w:rPr>
        <w:rFonts w:ascii="Symbol" w:hAnsi="Symbol" w:hint="default"/>
      </w:rPr>
    </w:lvl>
    <w:lvl w:ilvl="7" w:tplc="F3E89A6E">
      <w:start w:val="1"/>
      <w:numFmt w:val="bullet"/>
      <w:lvlText w:val="o"/>
      <w:lvlJc w:val="left"/>
      <w:pPr>
        <w:ind w:left="6120" w:hanging="360"/>
      </w:pPr>
      <w:rPr>
        <w:rFonts w:ascii="Courier New" w:hAnsi="Courier New" w:hint="default"/>
      </w:rPr>
    </w:lvl>
    <w:lvl w:ilvl="8" w:tplc="FFEC98D4">
      <w:start w:val="1"/>
      <w:numFmt w:val="bullet"/>
      <w:lvlText w:val=""/>
      <w:lvlJc w:val="left"/>
      <w:pPr>
        <w:ind w:left="6840" w:hanging="360"/>
      </w:pPr>
      <w:rPr>
        <w:rFonts w:ascii="Wingdings" w:hAnsi="Wingdings" w:hint="default"/>
      </w:rPr>
    </w:lvl>
  </w:abstractNum>
  <w:abstractNum w:abstractNumId="59" w15:restartNumberingAfterBreak="0">
    <w:nsid w:val="7E2FECCF"/>
    <w:multiLevelType w:val="hybridMultilevel"/>
    <w:tmpl w:val="FFFFFFFF"/>
    <w:lvl w:ilvl="0" w:tplc="7BFE665A">
      <w:start w:val="1"/>
      <w:numFmt w:val="bullet"/>
      <w:lvlText w:val=""/>
      <w:lvlJc w:val="left"/>
      <w:pPr>
        <w:ind w:left="1080" w:hanging="360"/>
      </w:pPr>
      <w:rPr>
        <w:rFonts w:ascii="Symbol" w:hAnsi="Symbol" w:hint="default"/>
      </w:rPr>
    </w:lvl>
    <w:lvl w:ilvl="1" w:tplc="E1668022">
      <w:start w:val="1"/>
      <w:numFmt w:val="bullet"/>
      <w:lvlText w:val="o"/>
      <w:lvlJc w:val="left"/>
      <w:pPr>
        <w:ind w:left="1800" w:hanging="360"/>
      </w:pPr>
      <w:rPr>
        <w:rFonts w:ascii="Courier New" w:hAnsi="Courier New" w:hint="default"/>
      </w:rPr>
    </w:lvl>
    <w:lvl w:ilvl="2" w:tplc="2EBEACF6">
      <w:start w:val="1"/>
      <w:numFmt w:val="bullet"/>
      <w:lvlText w:val=""/>
      <w:lvlJc w:val="left"/>
      <w:pPr>
        <w:ind w:left="2520" w:hanging="360"/>
      </w:pPr>
      <w:rPr>
        <w:rFonts w:ascii="Wingdings" w:hAnsi="Wingdings" w:hint="default"/>
      </w:rPr>
    </w:lvl>
    <w:lvl w:ilvl="3" w:tplc="0A908E4E">
      <w:start w:val="1"/>
      <w:numFmt w:val="bullet"/>
      <w:lvlText w:val=""/>
      <w:lvlJc w:val="left"/>
      <w:pPr>
        <w:ind w:left="3240" w:hanging="360"/>
      </w:pPr>
      <w:rPr>
        <w:rFonts w:ascii="Symbol" w:hAnsi="Symbol" w:hint="default"/>
      </w:rPr>
    </w:lvl>
    <w:lvl w:ilvl="4" w:tplc="E18EC842">
      <w:start w:val="1"/>
      <w:numFmt w:val="bullet"/>
      <w:lvlText w:val="o"/>
      <w:lvlJc w:val="left"/>
      <w:pPr>
        <w:ind w:left="3960" w:hanging="360"/>
      </w:pPr>
      <w:rPr>
        <w:rFonts w:ascii="Courier New" w:hAnsi="Courier New" w:hint="default"/>
      </w:rPr>
    </w:lvl>
    <w:lvl w:ilvl="5" w:tplc="04E0863E">
      <w:start w:val="1"/>
      <w:numFmt w:val="bullet"/>
      <w:lvlText w:val=""/>
      <w:lvlJc w:val="left"/>
      <w:pPr>
        <w:ind w:left="4680" w:hanging="360"/>
      </w:pPr>
      <w:rPr>
        <w:rFonts w:ascii="Wingdings" w:hAnsi="Wingdings" w:hint="default"/>
      </w:rPr>
    </w:lvl>
    <w:lvl w:ilvl="6" w:tplc="88744880">
      <w:start w:val="1"/>
      <w:numFmt w:val="bullet"/>
      <w:lvlText w:val=""/>
      <w:lvlJc w:val="left"/>
      <w:pPr>
        <w:ind w:left="5400" w:hanging="360"/>
      </w:pPr>
      <w:rPr>
        <w:rFonts w:ascii="Symbol" w:hAnsi="Symbol" w:hint="default"/>
      </w:rPr>
    </w:lvl>
    <w:lvl w:ilvl="7" w:tplc="CC8215CA">
      <w:start w:val="1"/>
      <w:numFmt w:val="bullet"/>
      <w:lvlText w:val="o"/>
      <w:lvlJc w:val="left"/>
      <w:pPr>
        <w:ind w:left="6120" w:hanging="360"/>
      </w:pPr>
      <w:rPr>
        <w:rFonts w:ascii="Courier New" w:hAnsi="Courier New" w:hint="default"/>
      </w:rPr>
    </w:lvl>
    <w:lvl w:ilvl="8" w:tplc="403EE348">
      <w:start w:val="1"/>
      <w:numFmt w:val="bullet"/>
      <w:lvlText w:val=""/>
      <w:lvlJc w:val="left"/>
      <w:pPr>
        <w:ind w:left="6840" w:hanging="360"/>
      </w:pPr>
      <w:rPr>
        <w:rFonts w:ascii="Wingdings" w:hAnsi="Wingdings" w:hint="default"/>
      </w:rPr>
    </w:lvl>
  </w:abstractNum>
  <w:num w:numId="1" w16cid:durableId="1353647299">
    <w:abstractNumId w:val="9"/>
  </w:num>
  <w:num w:numId="2" w16cid:durableId="2108112164">
    <w:abstractNumId w:val="37"/>
  </w:num>
  <w:num w:numId="3" w16cid:durableId="1837762925">
    <w:abstractNumId w:val="8"/>
  </w:num>
  <w:num w:numId="4" w16cid:durableId="976836192">
    <w:abstractNumId w:val="39"/>
  </w:num>
  <w:num w:numId="5" w16cid:durableId="1884752992">
    <w:abstractNumId w:val="34"/>
  </w:num>
  <w:num w:numId="6" w16cid:durableId="505245883">
    <w:abstractNumId w:val="49"/>
  </w:num>
  <w:num w:numId="7" w16cid:durableId="2110005087">
    <w:abstractNumId w:val="1"/>
  </w:num>
  <w:num w:numId="8" w16cid:durableId="1159883320">
    <w:abstractNumId w:val="44"/>
  </w:num>
  <w:num w:numId="9" w16cid:durableId="1283344956">
    <w:abstractNumId w:val="30"/>
  </w:num>
  <w:num w:numId="10" w16cid:durableId="108280857">
    <w:abstractNumId w:val="58"/>
  </w:num>
  <w:num w:numId="11" w16cid:durableId="156505036">
    <w:abstractNumId w:val="3"/>
  </w:num>
  <w:num w:numId="12" w16cid:durableId="870846611">
    <w:abstractNumId w:val="42"/>
  </w:num>
  <w:num w:numId="13" w16cid:durableId="1777364323">
    <w:abstractNumId w:val="11"/>
  </w:num>
  <w:num w:numId="14" w16cid:durableId="1121801066">
    <w:abstractNumId w:val="51"/>
  </w:num>
  <w:num w:numId="15" w16cid:durableId="699432291">
    <w:abstractNumId w:val="35"/>
  </w:num>
  <w:num w:numId="16" w16cid:durableId="921136938">
    <w:abstractNumId w:val="48"/>
  </w:num>
  <w:num w:numId="17" w16cid:durableId="1769933193">
    <w:abstractNumId w:val="0"/>
  </w:num>
  <w:num w:numId="18" w16cid:durableId="1954744604">
    <w:abstractNumId w:val="16"/>
  </w:num>
  <w:num w:numId="19" w16cid:durableId="1830056173">
    <w:abstractNumId w:val="22"/>
  </w:num>
  <w:num w:numId="20" w16cid:durableId="695161338">
    <w:abstractNumId w:val="29"/>
  </w:num>
  <w:num w:numId="21" w16cid:durableId="1534997830">
    <w:abstractNumId w:val="21"/>
  </w:num>
  <w:num w:numId="22" w16cid:durableId="284583985">
    <w:abstractNumId w:val="55"/>
  </w:num>
  <w:num w:numId="23" w16cid:durableId="900672336">
    <w:abstractNumId w:val="57"/>
  </w:num>
  <w:num w:numId="24" w16cid:durableId="349917125">
    <w:abstractNumId w:val="10"/>
  </w:num>
  <w:num w:numId="25" w16cid:durableId="1180853542">
    <w:abstractNumId w:val="24"/>
  </w:num>
  <w:num w:numId="26" w16cid:durableId="1134450485">
    <w:abstractNumId w:val="20"/>
  </w:num>
  <w:num w:numId="27" w16cid:durableId="2044093023">
    <w:abstractNumId w:val="50"/>
  </w:num>
  <w:num w:numId="28" w16cid:durableId="380981797">
    <w:abstractNumId w:val="38"/>
  </w:num>
  <w:num w:numId="29" w16cid:durableId="2092660001">
    <w:abstractNumId w:val="45"/>
  </w:num>
  <w:num w:numId="30" w16cid:durableId="2127113334">
    <w:abstractNumId w:val="6"/>
  </w:num>
  <w:num w:numId="31" w16cid:durableId="182479722">
    <w:abstractNumId w:val="52"/>
  </w:num>
  <w:num w:numId="32" w16cid:durableId="1504929937">
    <w:abstractNumId w:val="53"/>
  </w:num>
  <w:num w:numId="33" w16cid:durableId="828716058">
    <w:abstractNumId w:val="43"/>
  </w:num>
  <w:num w:numId="34" w16cid:durableId="1932423265">
    <w:abstractNumId w:val="33"/>
  </w:num>
  <w:num w:numId="35" w16cid:durableId="785853948">
    <w:abstractNumId w:val="36"/>
  </w:num>
  <w:num w:numId="36" w16cid:durableId="920256628">
    <w:abstractNumId w:val="17"/>
  </w:num>
  <w:num w:numId="37" w16cid:durableId="2101220366">
    <w:abstractNumId w:val="41"/>
  </w:num>
  <w:num w:numId="38" w16cid:durableId="1522738607">
    <w:abstractNumId w:val="54"/>
  </w:num>
  <w:num w:numId="39" w16cid:durableId="94905111">
    <w:abstractNumId w:val="25"/>
  </w:num>
  <w:num w:numId="40" w16cid:durableId="406466291">
    <w:abstractNumId w:val="59"/>
  </w:num>
  <w:num w:numId="41" w16cid:durableId="450167535">
    <w:abstractNumId w:val="13"/>
  </w:num>
  <w:num w:numId="42" w16cid:durableId="1956016765">
    <w:abstractNumId w:val="27"/>
  </w:num>
  <w:num w:numId="43" w16cid:durableId="1507019590">
    <w:abstractNumId w:val="18"/>
  </w:num>
  <w:num w:numId="44" w16cid:durableId="1814102806">
    <w:abstractNumId w:val="40"/>
  </w:num>
  <w:num w:numId="45" w16cid:durableId="1206941301">
    <w:abstractNumId w:val="26"/>
  </w:num>
  <w:num w:numId="46" w16cid:durableId="138231391">
    <w:abstractNumId w:val="47"/>
  </w:num>
  <w:num w:numId="47" w16cid:durableId="633559498">
    <w:abstractNumId w:val="23"/>
  </w:num>
  <w:num w:numId="48" w16cid:durableId="285350588">
    <w:abstractNumId w:val="56"/>
  </w:num>
  <w:num w:numId="49" w16cid:durableId="1022897208">
    <w:abstractNumId w:val="31"/>
  </w:num>
  <w:num w:numId="50" w16cid:durableId="1439640507">
    <w:abstractNumId w:val="32"/>
  </w:num>
  <w:num w:numId="51" w16cid:durableId="750463771">
    <w:abstractNumId w:val="7"/>
  </w:num>
  <w:num w:numId="52" w16cid:durableId="1052073928">
    <w:abstractNumId w:val="28"/>
  </w:num>
  <w:num w:numId="53" w16cid:durableId="1370497365">
    <w:abstractNumId w:val="46"/>
  </w:num>
  <w:num w:numId="54" w16cid:durableId="337511117">
    <w:abstractNumId w:val="2"/>
  </w:num>
  <w:num w:numId="55" w16cid:durableId="261884589">
    <w:abstractNumId w:val="4"/>
  </w:num>
  <w:num w:numId="56" w16cid:durableId="878130431">
    <w:abstractNumId w:val="19"/>
  </w:num>
  <w:num w:numId="57" w16cid:durableId="25836537">
    <w:abstractNumId w:val="15"/>
  </w:num>
  <w:num w:numId="58" w16cid:durableId="1448885840">
    <w:abstractNumId w:val="12"/>
  </w:num>
  <w:num w:numId="59" w16cid:durableId="1057584222">
    <w:abstractNumId w:val="5"/>
  </w:num>
  <w:num w:numId="60" w16cid:durableId="628123663">
    <w:abstractNumId w:val="1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3DF"/>
    <w:rsid w:val="00000584"/>
    <w:rsid w:val="00006F69"/>
    <w:rsid w:val="00007DF1"/>
    <w:rsid w:val="00010AD7"/>
    <w:rsid w:val="00011046"/>
    <w:rsid w:val="00013B90"/>
    <w:rsid w:val="000221B8"/>
    <w:rsid w:val="00023A65"/>
    <w:rsid w:val="0002715A"/>
    <w:rsid w:val="000371B2"/>
    <w:rsid w:val="00043D69"/>
    <w:rsid w:val="000561D4"/>
    <w:rsid w:val="00056D91"/>
    <w:rsid w:val="000615C3"/>
    <w:rsid w:val="000616FE"/>
    <w:rsid w:val="0006254C"/>
    <w:rsid w:val="000641A2"/>
    <w:rsid w:val="00065A40"/>
    <w:rsid w:val="00065FA7"/>
    <w:rsid w:val="000669FE"/>
    <w:rsid w:val="000716E0"/>
    <w:rsid w:val="00071767"/>
    <w:rsid w:val="00073B09"/>
    <w:rsid w:val="000757C1"/>
    <w:rsid w:val="00082E0D"/>
    <w:rsid w:val="0008300A"/>
    <w:rsid w:val="00084EE4"/>
    <w:rsid w:val="000A1E99"/>
    <w:rsid w:val="000A6DF7"/>
    <w:rsid w:val="000B1964"/>
    <w:rsid w:val="000B76BD"/>
    <w:rsid w:val="000C095B"/>
    <w:rsid w:val="000C3273"/>
    <w:rsid w:val="000C4A6F"/>
    <w:rsid w:val="000D243D"/>
    <w:rsid w:val="000D2A12"/>
    <w:rsid w:val="000D2F0A"/>
    <w:rsid w:val="000E5871"/>
    <w:rsid w:val="000E6669"/>
    <w:rsid w:val="0010546B"/>
    <w:rsid w:val="00105985"/>
    <w:rsid w:val="00112BF4"/>
    <w:rsid w:val="001143E7"/>
    <w:rsid w:val="00116BA8"/>
    <w:rsid w:val="00123C0D"/>
    <w:rsid w:val="00131F19"/>
    <w:rsid w:val="00132382"/>
    <w:rsid w:val="00132F10"/>
    <w:rsid w:val="0013306C"/>
    <w:rsid w:val="0013343B"/>
    <w:rsid w:val="00141967"/>
    <w:rsid w:val="00142D55"/>
    <w:rsid w:val="00143309"/>
    <w:rsid w:val="00144919"/>
    <w:rsid w:val="001473AC"/>
    <w:rsid w:val="00147825"/>
    <w:rsid w:val="00147C89"/>
    <w:rsid w:val="00155771"/>
    <w:rsid w:val="00157778"/>
    <w:rsid w:val="00160B99"/>
    <w:rsid w:val="001754C3"/>
    <w:rsid w:val="00182143"/>
    <w:rsid w:val="00182FC6"/>
    <w:rsid w:val="001848C2"/>
    <w:rsid w:val="00196E97"/>
    <w:rsid w:val="001A66AB"/>
    <w:rsid w:val="001A6CB8"/>
    <w:rsid w:val="001A7323"/>
    <w:rsid w:val="001B204F"/>
    <w:rsid w:val="001B5627"/>
    <w:rsid w:val="001B5A90"/>
    <w:rsid w:val="001B6EF6"/>
    <w:rsid w:val="001C39AD"/>
    <w:rsid w:val="001E1B6E"/>
    <w:rsid w:val="001E3814"/>
    <w:rsid w:val="001F11A6"/>
    <w:rsid w:val="001F2B6F"/>
    <w:rsid w:val="001F3F35"/>
    <w:rsid w:val="001F522D"/>
    <w:rsid w:val="00206B5F"/>
    <w:rsid w:val="00206ED5"/>
    <w:rsid w:val="002111D5"/>
    <w:rsid w:val="0021729E"/>
    <w:rsid w:val="002201B8"/>
    <w:rsid w:val="00221580"/>
    <w:rsid w:val="00221900"/>
    <w:rsid w:val="00224C37"/>
    <w:rsid w:val="00226B4F"/>
    <w:rsid w:val="002404BB"/>
    <w:rsid w:val="00240E29"/>
    <w:rsid w:val="002414CA"/>
    <w:rsid w:val="00241C6D"/>
    <w:rsid w:val="00242C4E"/>
    <w:rsid w:val="00244DDE"/>
    <w:rsid w:val="002529CE"/>
    <w:rsid w:val="002534E1"/>
    <w:rsid w:val="00255686"/>
    <w:rsid w:val="00256F22"/>
    <w:rsid w:val="0026043B"/>
    <w:rsid w:val="00260CD7"/>
    <w:rsid w:val="0026512A"/>
    <w:rsid w:val="00267397"/>
    <w:rsid w:val="00267D3D"/>
    <w:rsid w:val="00274670"/>
    <w:rsid w:val="00277093"/>
    <w:rsid w:val="00277F4A"/>
    <w:rsid w:val="0028012B"/>
    <w:rsid w:val="002832F0"/>
    <w:rsid w:val="00283F36"/>
    <w:rsid w:val="0028525E"/>
    <w:rsid w:val="00286C02"/>
    <w:rsid w:val="002873B4"/>
    <w:rsid w:val="002875C3"/>
    <w:rsid w:val="00290BC0"/>
    <w:rsid w:val="0029780D"/>
    <w:rsid w:val="002A5EA4"/>
    <w:rsid w:val="002A62B1"/>
    <w:rsid w:val="002B0C47"/>
    <w:rsid w:val="002B3A6C"/>
    <w:rsid w:val="002B58B6"/>
    <w:rsid w:val="002B6D63"/>
    <w:rsid w:val="002C0055"/>
    <w:rsid w:val="002C01E6"/>
    <w:rsid w:val="002C621C"/>
    <w:rsid w:val="002C6C0A"/>
    <w:rsid w:val="002D2DD4"/>
    <w:rsid w:val="002D43A5"/>
    <w:rsid w:val="002D51A2"/>
    <w:rsid w:val="002E1C69"/>
    <w:rsid w:val="002E298C"/>
    <w:rsid w:val="002E585C"/>
    <w:rsid w:val="002E5ABA"/>
    <w:rsid w:val="002E77AA"/>
    <w:rsid w:val="002F1982"/>
    <w:rsid w:val="002F4762"/>
    <w:rsid w:val="0030008E"/>
    <w:rsid w:val="00301042"/>
    <w:rsid w:val="0030260D"/>
    <w:rsid w:val="00302D80"/>
    <w:rsid w:val="003043E6"/>
    <w:rsid w:val="003047C3"/>
    <w:rsid w:val="00312A87"/>
    <w:rsid w:val="00315070"/>
    <w:rsid w:val="003165B8"/>
    <w:rsid w:val="00317991"/>
    <w:rsid w:val="00317BE8"/>
    <w:rsid w:val="00317FF0"/>
    <w:rsid w:val="00327660"/>
    <w:rsid w:val="00331EBF"/>
    <w:rsid w:val="003408ED"/>
    <w:rsid w:val="00345561"/>
    <w:rsid w:val="00347CC7"/>
    <w:rsid w:val="00353E4B"/>
    <w:rsid w:val="0035457B"/>
    <w:rsid w:val="00356AC7"/>
    <w:rsid w:val="00356B01"/>
    <w:rsid w:val="00366B3E"/>
    <w:rsid w:val="00366B67"/>
    <w:rsid w:val="00372975"/>
    <w:rsid w:val="00374C45"/>
    <w:rsid w:val="003754B7"/>
    <w:rsid w:val="0037586A"/>
    <w:rsid w:val="00376051"/>
    <w:rsid w:val="003773A8"/>
    <w:rsid w:val="00384EF5"/>
    <w:rsid w:val="00390FE1"/>
    <w:rsid w:val="00391521"/>
    <w:rsid w:val="003927B8"/>
    <w:rsid w:val="00393795"/>
    <w:rsid w:val="00395BDF"/>
    <w:rsid w:val="003979F2"/>
    <w:rsid w:val="003A4F51"/>
    <w:rsid w:val="003BBD7D"/>
    <w:rsid w:val="003D5D07"/>
    <w:rsid w:val="003E461C"/>
    <w:rsid w:val="003F34E1"/>
    <w:rsid w:val="00400D41"/>
    <w:rsid w:val="00400D77"/>
    <w:rsid w:val="0040475F"/>
    <w:rsid w:val="00412692"/>
    <w:rsid w:val="00416BE2"/>
    <w:rsid w:val="004227F5"/>
    <w:rsid w:val="00423AE2"/>
    <w:rsid w:val="004243CC"/>
    <w:rsid w:val="00430A61"/>
    <w:rsid w:val="00433E65"/>
    <w:rsid w:val="00435195"/>
    <w:rsid w:val="00435D5C"/>
    <w:rsid w:val="0044024F"/>
    <w:rsid w:val="00441261"/>
    <w:rsid w:val="00452585"/>
    <w:rsid w:val="004549A3"/>
    <w:rsid w:val="0046403E"/>
    <w:rsid w:val="00465F42"/>
    <w:rsid w:val="0046600F"/>
    <w:rsid w:val="00484E19"/>
    <w:rsid w:val="004857AA"/>
    <w:rsid w:val="00497C0E"/>
    <w:rsid w:val="004A7DB3"/>
    <w:rsid w:val="004B1DDF"/>
    <w:rsid w:val="004B3578"/>
    <w:rsid w:val="004C43F0"/>
    <w:rsid w:val="004C4A67"/>
    <w:rsid w:val="004C5A02"/>
    <w:rsid w:val="004D477F"/>
    <w:rsid w:val="004D5D8C"/>
    <w:rsid w:val="004E0469"/>
    <w:rsid w:val="004E1820"/>
    <w:rsid w:val="004E3DA2"/>
    <w:rsid w:val="004F1F36"/>
    <w:rsid w:val="004F3784"/>
    <w:rsid w:val="004F3942"/>
    <w:rsid w:val="004F56D9"/>
    <w:rsid w:val="0050007F"/>
    <w:rsid w:val="00515B98"/>
    <w:rsid w:val="00520E3C"/>
    <w:rsid w:val="005211FB"/>
    <w:rsid w:val="00542CCA"/>
    <w:rsid w:val="005435EB"/>
    <w:rsid w:val="005442AB"/>
    <w:rsid w:val="0054684F"/>
    <w:rsid w:val="005477BD"/>
    <w:rsid w:val="00551828"/>
    <w:rsid w:val="00556745"/>
    <w:rsid w:val="0055C5BC"/>
    <w:rsid w:val="00563CD8"/>
    <w:rsid w:val="0056744B"/>
    <w:rsid w:val="005707D5"/>
    <w:rsid w:val="00580198"/>
    <w:rsid w:val="00582180"/>
    <w:rsid w:val="005826CD"/>
    <w:rsid w:val="00583920"/>
    <w:rsid w:val="0058608E"/>
    <w:rsid w:val="005A2E3F"/>
    <w:rsid w:val="005A34C2"/>
    <w:rsid w:val="005A3ED6"/>
    <w:rsid w:val="005B2067"/>
    <w:rsid w:val="005B68FF"/>
    <w:rsid w:val="005C0CCF"/>
    <w:rsid w:val="005C1F93"/>
    <w:rsid w:val="005C3B2C"/>
    <w:rsid w:val="005C66D2"/>
    <w:rsid w:val="005D4261"/>
    <w:rsid w:val="005E06BD"/>
    <w:rsid w:val="005F4FE1"/>
    <w:rsid w:val="00603303"/>
    <w:rsid w:val="00610736"/>
    <w:rsid w:val="006203A2"/>
    <w:rsid w:val="006214D2"/>
    <w:rsid w:val="00621B57"/>
    <w:rsid w:val="00621BF0"/>
    <w:rsid w:val="0062315D"/>
    <w:rsid w:val="006262F2"/>
    <w:rsid w:val="00630138"/>
    <w:rsid w:val="0063579E"/>
    <w:rsid w:val="0063715E"/>
    <w:rsid w:val="006405C8"/>
    <w:rsid w:val="00641324"/>
    <w:rsid w:val="00641F82"/>
    <w:rsid w:val="00643112"/>
    <w:rsid w:val="00643D3C"/>
    <w:rsid w:val="00643F6E"/>
    <w:rsid w:val="00644987"/>
    <w:rsid w:val="00644AE1"/>
    <w:rsid w:val="006527E4"/>
    <w:rsid w:val="006669F9"/>
    <w:rsid w:val="006712A6"/>
    <w:rsid w:val="00671F61"/>
    <w:rsid w:val="00672347"/>
    <w:rsid w:val="00672711"/>
    <w:rsid w:val="00677771"/>
    <w:rsid w:val="00677E26"/>
    <w:rsid w:val="00683D67"/>
    <w:rsid w:val="00691A67"/>
    <w:rsid w:val="00695B58"/>
    <w:rsid w:val="006A202B"/>
    <w:rsid w:val="006A27E4"/>
    <w:rsid w:val="006A73C3"/>
    <w:rsid w:val="006B2B32"/>
    <w:rsid w:val="006C100E"/>
    <w:rsid w:val="006D1A7D"/>
    <w:rsid w:val="006D2CB6"/>
    <w:rsid w:val="006D41DE"/>
    <w:rsid w:val="006D4987"/>
    <w:rsid w:val="006D52B6"/>
    <w:rsid w:val="006E07C8"/>
    <w:rsid w:val="006E4467"/>
    <w:rsid w:val="006E67FC"/>
    <w:rsid w:val="006F17C7"/>
    <w:rsid w:val="006F190F"/>
    <w:rsid w:val="006F3D6B"/>
    <w:rsid w:val="00700A5F"/>
    <w:rsid w:val="00710053"/>
    <w:rsid w:val="00710497"/>
    <w:rsid w:val="00710E2C"/>
    <w:rsid w:val="00711DE0"/>
    <w:rsid w:val="0071404F"/>
    <w:rsid w:val="00715FBE"/>
    <w:rsid w:val="0072255F"/>
    <w:rsid w:val="00722B99"/>
    <w:rsid w:val="00731495"/>
    <w:rsid w:val="007340FC"/>
    <w:rsid w:val="00734B50"/>
    <w:rsid w:val="00743634"/>
    <w:rsid w:val="00744915"/>
    <w:rsid w:val="00747ACD"/>
    <w:rsid w:val="00751428"/>
    <w:rsid w:val="00752830"/>
    <w:rsid w:val="00754388"/>
    <w:rsid w:val="007657C0"/>
    <w:rsid w:val="00767D96"/>
    <w:rsid w:val="00774016"/>
    <w:rsid w:val="00781A98"/>
    <w:rsid w:val="00783B65"/>
    <w:rsid w:val="007865F9"/>
    <w:rsid w:val="00792869"/>
    <w:rsid w:val="0079416D"/>
    <w:rsid w:val="007A0604"/>
    <w:rsid w:val="007A0A02"/>
    <w:rsid w:val="007A57E4"/>
    <w:rsid w:val="007A6CF5"/>
    <w:rsid w:val="007A7783"/>
    <w:rsid w:val="007B0F4A"/>
    <w:rsid w:val="007B5E84"/>
    <w:rsid w:val="007C48EC"/>
    <w:rsid w:val="007C57F0"/>
    <w:rsid w:val="007D1B7D"/>
    <w:rsid w:val="007D2441"/>
    <w:rsid w:val="007D7CAF"/>
    <w:rsid w:val="007E0274"/>
    <w:rsid w:val="007E15CE"/>
    <w:rsid w:val="007E5DE4"/>
    <w:rsid w:val="007F04B0"/>
    <w:rsid w:val="007F13AE"/>
    <w:rsid w:val="007F408D"/>
    <w:rsid w:val="007F63A3"/>
    <w:rsid w:val="007F735D"/>
    <w:rsid w:val="007F78E8"/>
    <w:rsid w:val="008011F6"/>
    <w:rsid w:val="0081072E"/>
    <w:rsid w:val="00810D5A"/>
    <w:rsid w:val="008145D3"/>
    <w:rsid w:val="008230D0"/>
    <w:rsid w:val="00825FCC"/>
    <w:rsid w:val="008312EC"/>
    <w:rsid w:val="008319FA"/>
    <w:rsid w:val="0083439A"/>
    <w:rsid w:val="00834694"/>
    <w:rsid w:val="00836BA8"/>
    <w:rsid w:val="00840407"/>
    <w:rsid w:val="00850DF2"/>
    <w:rsid w:val="00852065"/>
    <w:rsid w:val="008558E7"/>
    <w:rsid w:val="00856EC0"/>
    <w:rsid w:val="00860790"/>
    <w:rsid w:val="00861C19"/>
    <w:rsid w:val="00861C2D"/>
    <w:rsid w:val="00865B33"/>
    <w:rsid w:val="00865D29"/>
    <w:rsid w:val="00873088"/>
    <w:rsid w:val="008878B1"/>
    <w:rsid w:val="00893333"/>
    <w:rsid w:val="008A4574"/>
    <w:rsid w:val="008A7492"/>
    <w:rsid w:val="008B5D53"/>
    <w:rsid w:val="008C7B69"/>
    <w:rsid w:val="008D16E7"/>
    <w:rsid w:val="008D3B3D"/>
    <w:rsid w:val="008E45B4"/>
    <w:rsid w:val="008F1335"/>
    <w:rsid w:val="008F1669"/>
    <w:rsid w:val="00902C88"/>
    <w:rsid w:val="00911545"/>
    <w:rsid w:val="00911F2B"/>
    <w:rsid w:val="00912439"/>
    <w:rsid w:val="00913B30"/>
    <w:rsid w:val="00923592"/>
    <w:rsid w:val="0093234D"/>
    <w:rsid w:val="00941C8F"/>
    <w:rsid w:val="00941D30"/>
    <w:rsid w:val="00942261"/>
    <w:rsid w:val="00943063"/>
    <w:rsid w:val="00944A13"/>
    <w:rsid w:val="00951F9E"/>
    <w:rsid w:val="00955DE0"/>
    <w:rsid w:val="00957418"/>
    <w:rsid w:val="00970170"/>
    <w:rsid w:val="009708CC"/>
    <w:rsid w:val="009718D8"/>
    <w:rsid w:val="00971B88"/>
    <w:rsid w:val="00972BE8"/>
    <w:rsid w:val="00981403"/>
    <w:rsid w:val="00981E2F"/>
    <w:rsid w:val="009824AB"/>
    <w:rsid w:val="009832AA"/>
    <w:rsid w:val="0098452D"/>
    <w:rsid w:val="009860EA"/>
    <w:rsid w:val="0098775D"/>
    <w:rsid w:val="0099253A"/>
    <w:rsid w:val="00992F3A"/>
    <w:rsid w:val="0099391C"/>
    <w:rsid w:val="00995086"/>
    <w:rsid w:val="009966B1"/>
    <w:rsid w:val="009969C5"/>
    <w:rsid w:val="00996F3D"/>
    <w:rsid w:val="009A04C5"/>
    <w:rsid w:val="009A4B14"/>
    <w:rsid w:val="009B2774"/>
    <w:rsid w:val="009B377E"/>
    <w:rsid w:val="009B4165"/>
    <w:rsid w:val="009C0A60"/>
    <w:rsid w:val="009C4DF7"/>
    <w:rsid w:val="009C6C02"/>
    <w:rsid w:val="009D2583"/>
    <w:rsid w:val="009D3C4A"/>
    <w:rsid w:val="009E6F6B"/>
    <w:rsid w:val="009E7036"/>
    <w:rsid w:val="009F272B"/>
    <w:rsid w:val="009F5E1E"/>
    <w:rsid w:val="00A05730"/>
    <w:rsid w:val="00A05D30"/>
    <w:rsid w:val="00A06017"/>
    <w:rsid w:val="00A07536"/>
    <w:rsid w:val="00A1097C"/>
    <w:rsid w:val="00A15201"/>
    <w:rsid w:val="00A15977"/>
    <w:rsid w:val="00A16574"/>
    <w:rsid w:val="00A165A3"/>
    <w:rsid w:val="00A207B0"/>
    <w:rsid w:val="00A207EE"/>
    <w:rsid w:val="00A219F9"/>
    <w:rsid w:val="00A23D6C"/>
    <w:rsid w:val="00A2562F"/>
    <w:rsid w:val="00A25E17"/>
    <w:rsid w:val="00A37907"/>
    <w:rsid w:val="00A42364"/>
    <w:rsid w:val="00A45388"/>
    <w:rsid w:val="00A47D5D"/>
    <w:rsid w:val="00A502A1"/>
    <w:rsid w:val="00A5535F"/>
    <w:rsid w:val="00A60B0B"/>
    <w:rsid w:val="00A7109B"/>
    <w:rsid w:val="00A75019"/>
    <w:rsid w:val="00A7501D"/>
    <w:rsid w:val="00A77DCC"/>
    <w:rsid w:val="00A803DB"/>
    <w:rsid w:val="00A81D31"/>
    <w:rsid w:val="00A90AC2"/>
    <w:rsid w:val="00A92087"/>
    <w:rsid w:val="00A943EF"/>
    <w:rsid w:val="00AA0DCF"/>
    <w:rsid w:val="00AA4B6E"/>
    <w:rsid w:val="00AB26B4"/>
    <w:rsid w:val="00AB3B69"/>
    <w:rsid w:val="00AB7AAD"/>
    <w:rsid w:val="00AC4B53"/>
    <w:rsid w:val="00AC66E1"/>
    <w:rsid w:val="00AC770C"/>
    <w:rsid w:val="00AE7DD6"/>
    <w:rsid w:val="00AF3928"/>
    <w:rsid w:val="00AF581C"/>
    <w:rsid w:val="00B059AE"/>
    <w:rsid w:val="00B07DDF"/>
    <w:rsid w:val="00B1075A"/>
    <w:rsid w:val="00B10BCF"/>
    <w:rsid w:val="00B1124A"/>
    <w:rsid w:val="00B16F77"/>
    <w:rsid w:val="00B36352"/>
    <w:rsid w:val="00B37133"/>
    <w:rsid w:val="00B4137B"/>
    <w:rsid w:val="00B41C7E"/>
    <w:rsid w:val="00B44367"/>
    <w:rsid w:val="00B4665B"/>
    <w:rsid w:val="00B50F81"/>
    <w:rsid w:val="00B52A82"/>
    <w:rsid w:val="00B573A0"/>
    <w:rsid w:val="00B575DD"/>
    <w:rsid w:val="00B64746"/>
    <w:rsid w:val="00B71781"/>
    <w:rsid w:val="00B71BBE"/>
    <w:rsid w:val="00B76B49"/>
    <w:rsid w:val="00B803B6"/>
    <w:rsid w:val="00B80E90"/>
    <w:rsid w:val="00B8226F"/>
    <w:rsid w:val="00B84D7B"/>
    <w:rsid w:val="00B90405"/>
    <w:rsid w:val="00B913DF"/>
    <w:rsid w:val="00B91EC8"/>
    <w:rsid w:val="00B95E5F"/>
    <w:rsid w:val="00B968D1"/>
    <w:rsid w:val="00B97819"/>
    <w:rsid w:val="00BA258B"/>
    <w:rsid w:val="00BA2A8F"/>
    <w:rsid w:val="00BA2EC4"/>
    <w:rsid w:val="00BA3CE1"/>
    <w:rsid w:val="00BA5F37"/>
    <w:rsid w:val="00BAD66F"/>
    <w:rsid w:val="00BB1421"/>
    <w:rsid w:val="00BB1BA8"/>
    <w:rsid w:val="00BC2182"/>
    <w:rsid w:val="00BC7129"/>
    <w:rsid w:val="00BC7AC7"/>
    <w:rsid w:val="00BD1136"/>
    <w:rsid w:val="00BD342F"/>
    <w:rsid w:val="00BD4FF8"/>
    <w:rsid w:val="00BE1B1E"/>
    <w:rsid w:val="00BE4912"/>
    <w:rsid w:val="00BE5558"/>
    <w:rsid w:val="00BE69EC"/>
    <w:rsid w:val="00BE7416"/>
    <w:rsid w:val="00C05B43"/>
    <w:rsid w:val="00C146B1"/>
    <w:rsid w:val="00C1CFBB"/>
    <w:rsid w:val="00C24771"/>
    <w:rsid w:val="00C258D2"/>
    <w:rsid w:val="00C30FCC"/>
    <w:rsid w:val="00C313B3"/>
    <w:rsid w:val="00C33366"/>
    <w:rsid w:val="00C33595"/>
    <w:rsid w:val="00C33C59"/>
    <w:rsid w:val="00C37285"/>
    <w:rsid w:val="00C4530E"/>
    <w:rsid w:val="00C455C1"/>
    <w:rsid w:val="00C47B85"/>
    <w:rsid w:val="00C541C6"/>
    <w:rsid w:val="00C54E81"/>
    <w:rsid w:val="00C55617"/>
    <w:rsid w:val="00C62DF2"/>
    <w:rsid w:val="00C63B44"/>
    <w:rsid w:val="00C648EB"/>
    <w:rsid w:val="00C67DEA"/>
    <w:rsid w:val="00C70E2A"/>
    <w:rsid w:val="00C71AF9"/>
    <w:rsid w:val="00C734EC"/>
    <w:rsid w:val="00C73665"/>
    <w:rsid w:val="00C73943"/>
    <w:rsid w:val="00C809A4"/>
    <w:rsid w:val="00C82047"/>
    <w:rsid w:val="00C832F9"/>
    <w:rsid w:val="00C83E5F"/>
    <w:rsid w:val="00C83F80"/>
    <w:rsid w:val="00C950B8"/>
    <w:rsid w:val="00C954C9"/>
    <w:rsid w:val="00C95CFA"/>
    <w:rsid w:val="00C968C5"/>
    <w:rsid w:val="00CA6EC4"/>
    <w:rsid w:val="00CB2CEA"/>
    <w:rsid w:val="00CD18D2"/>
    <w:rsid w:val="00CD2103"/>
    <w:rsid w:val="00CD3D19"/>
    <w:rsid w:val="00CD5EC3"/>
    <w:rsid w:val="00CE2288"/>
    <w:rsid w:val="00CE271D"/>
    <w:rsid w:val="00CE292D"/>
    <w:rsid w:val="00CE574D"/>
    <w:rsid w:val="00CF2B79"/>
    <w:rsid w:val="00CF7F2B"/>
    <w:rsid w:val="00D004BB"/>
    <w:rsid w:val="00D04877"/>
    <w:rsid w:val="00D16E5F"/>
    <w:rsid w:val="00D178DD"/>
    <w:rsid w:val="00D17C70"/>
    <w:rsid w:val="00D2078A"/>
    <w:rsid w:val="00D22066"/>
    <w:rsid w:val="00D23ED5"/>
    <w:rsid w:val="00D25CD0"/>
    <w:rsid w:val="00D2680B"/>
    <w:rsid w:val="00D34802"/>
    <w:rsid w:val="00D3557E"/>
    <w:rsid w:val="00D364D6"/>
    <w:rsid w:val="00D37E4C"/>
    <w:rsid w:val="00D414E7"/>
    <w:rsid w:val="00D44C94"/>
    <w:rsid w:val="00D50228"/>
    <w:rsid w:val="00D528EF"/>
    <w:rsid w:val="00D5623C"/>
    <w:rsid w:val="00D607D7"/>
    <w:rsid w:val="00D60E6A"/>
    <w:rsid w:val="00D743FD"/>
    <w:rsid w:val="00D859F7"/>
    <w:rsid w:val="00D8650B"/>
    <w:rsid w:val="00D9060F"/>
    <w:rsid w:val="00D922A2"/>
    <w:rsid w:val="00D964AA"/>
    <w:rsid w:val="00DA14E9"/>
    <w:rsid w:val="00DA3861"/>
    <w:rsid w:val="00DA61DF"/>
    <w:rsid w:val="00DB1011"/>
    <w:rsid w:val="00DB2974"/>
    <w:rsid w:val="00DC431E"/>
    <w:rsid w:val="00DC573E"/>
    <w:rsid w:val="00DD261E"/>
    <w:rsid w:val="00DE06F1"/>
    <w:rsid w:val="00DF59DA"/>
    <w:rsid w:val="00E01C3B"/>
    <w:rsid w:val="00E07217"/>
    <w:rsid w:val="00E07393"/>
    <w:rsid w:val="00E10761"/>
    <w:rsid w:val="00E12E6D"/>
    <w:rsid w:val="00E265DA"/>
    <w:rsid w:val="00E27506"/>
    <w:rsid w:val="00E361E3"/>
    <w:rsid w:val="00E369AA"/>
    <w:rsid w:val="00E36C28"/>
    <w:rsid w:val="00E3750A"/>
    <w:rsid w:val="00E379AA"/>
    <w:rsid w:val="00E41ECA"/>
    <w:rsid w:val="00E47C5B"/>
    <w:rsid w:val="00E515C4"/>
    <w:rsid w:val="00E52A90"/>
    <w:rsid w:val="00E57709"/>
    <w:rsid w:val="00E57C6F"/>
    <w:rsid w:val="00E65E49"/>
    <w:rsid w:val="00E746A3"/>
    <w:rsid w:val="00E777A9"/>
    <w:rsid w:val="00E77CF2"/>
    <w:rsid w:val="00E841D0"/>
    <w:rsid w:val="00E90AA4"/>
    <w:rsid w:val="00E924C5"/>
    <w:rsid w:val="00E9363F"/>
    <w:rsid w:val="00E97997"/>
    <w:rsid w:val="00EA0161"/>
    <w:rsid w:val="00EA5A09"/>
    <w:rsid w:val="00EA5F3D"/>
    <w:rsid w:val="00EA7DBC"/>
    <w:rsid w:val="00EB2177"/>
    <w:rsid w:val="00EB2A69"/>
    <w:rsid w:val="00EB2E0F"/>
    <w:rsid w:val="00EB636E"/>
    <w:rsid w:val="00EB6DD3"/>
    <w:rsid w:val="00EB7432"/>
    <w:rsid w:val="00EC160F"/>
    <w:rsid w:val="00EC21A8"/>
    <w:rsid w:val="00EC3E2B"/>
    <w:rsid w:val="00EC565A"/>
    <w:rsid w:val="00EC5C3E"/>
    <w:rsid w:val="00EC6FAF"/>
    <w:rsid w:val="00ED3D2A"/>
    <w:rsid w:val="00ED5400"/>
    <w:rsid w:val="00ED759D"/>
    <w:rsid w:val="00EE1801"/>
    <w:rsid w:val="00EE215C"/>
    <w:rsid w:val="00EE2476"/>
    <w:rsid w:val="00EE409D"/>
    <w:rsid w:val="00EE6183"/>
    <w:rsid w:val="00EF291E"/>
    <w:rsid w:val="00EF4068"/>
    <w:rsid w:val="00EF514E"/>
    <w:rsid w:val="00F06E08"/>
    <w:rsid w:val="00F10454"/>
    <w:rsid w:val="00F10462"/>
    <w:rsid w:val="00F13B22"/>
    <w:rsid w:val="00F20050"/>
    <w:rsid w:val="00F31D4F"/>
    <w:rsid w:val="00F34605"/>
    <w:rsid w:val="00F4573C"/>
    <w:rsid w:val="00F5064F"/>
    <w:rsid w:val="00F52AF7"/>
    <w:rsid w:val="00F55EAE"/>
    <w:rsid w:val="00F6093D"/>
    <w:rsid w:val="00F60E09"/>
    <w:rsid w:val="00F61ED5"/>
    <w:rsid w:val="00F6243E"/>
    <w:rsid w:val="00F62ADF"/>
    <w:rsid w:val="00F67A97"/>
    <w:rsid w:val="00F71782"/>
    <w:rsid w:val="00F73AAC"/>
    <w:rsid w:val="00F74CCC"/>
    <w:rsid w:val="00F770CE"/>
    <w:rsid w:val="00F815A6"/>
    <w:rsid w:val="00F82341"/>
    <w:rsid w:val="00F83686"/>
    <w:rsid w:val="00F933FF"/>
    <w:rsid w:val="00F95E74"/>
    <w:rsid w:val="00FA1A92"/>
    <w:rsid w:val="00FB15F2"/>
    <w:rsid w:val="00FB3C6E"/>
    <w:rsid w:val="00FB6626"/>
    <w:rsid w:val="00FB74B6"/>
    <w:rsid w:val="00FBD5FB"/>
    <w:rsid w:val="00FC3BB6"/>
    <w:rsid w:val="00FD13B5"/>
    <w:rsid w:val="00FD355F"/>
    <w:rsid w:val="00FE3EAB"/>
    <w:rsid w:val="00FE4F99"/>
    <w:rsid w:val="00FE57F8"/>
    <w:rsid w:val="00FE5C73"/>
    <w:rsid w:val="00FE5D69"/>
    <w:rsid w:val="00FF2683"/>
    <w:rsid w:val="011F02C9"/>
    <w:rsid w:val="012E5240"/>
    <w:rsid w:val="013F760F"/>
    <w:rsid w:val="014AF1BB"/>
    <w:rsid w:val="0154CA99"/>
    <w:rsid w:val="0155234A"/>
    <w:rsid w:val="01885E74"/>
    <w:rsid w:val="019042D6"/>
    <w:rsid w:val="0191066C"/>
    <w:rsid w:val="01DA8D9C"/>
    <w:rsid w:val="01E99ACE"/>
    <w:rsid w:val="01F3CDD7"/>
    <w:rsid w:val="0206669E"/>
    <w:rsid w:val="0254EBD6"/>
    <w:rsid w:val="02578AF9"/>
    <w:rsid w:val="026FBED7"/>
    <w:rsid w:val="0276DDCA"/>
    <w:rsid w:val="029D9DC1"/>
    <w:rsid w:val="02C5E78E"/>
    <w:rsid w:val="02E761A9"/>
    <w:rsid w:val="0344BE1B"/>
    <w:rsid w:val="0363A55B"/>
    <w:rsid w:val="036FBCFF"/>
    <w:rsid w:val="03BB8ED3"/>
    <w:rsid w:val="03D10827"/>
    <w:rsid w:val="03FF8361"/>
    <w:rsid w:val="04014AB3"/>
    <w:rsid w:val="044920A5"/>
    <w:rsid w:val="044DB11F"/>
    <w:rsid w:val="04BF12F4"/>
    <w:rsid w:val="04D0C0F6"/>
    <w:rsid w:val="04FE5FF9"/>
    <w:rsid w:val="052DBE46"/>
    <w:rsid w:val="052EA804"/>
    <w:rsid w:val="053741DD"/>
    <w:rsid w:val="054A42EC"/>
    <w:rsid w:val="0577E9DE"/>
    <w:rsid w:val="058E2258"/>
    <w:rsid w:val="05A2E8CA"/>
    <w:rsid w:val="05B0C6F8"/>
    <w:rsid w:val="0609F4CA"/>
    <w:rsid w:val="061CF61E"/>
    <w:rsid w:val="06231B46"/>
    <w:rsid w:val="0648435C"/>
    <w:rsid w:val="067885BF"/>
    <w:rsid w:val="0695E933"/>
    <w:rsid w:val="069AAFF5"/>
    <w:rsid w:val="06BA2A7C"/>
    <w:rsid w:val="06BB98BD"/>
    <w:rsid w:val="06E50D94"/>
    <w:rsid w:val="06E9646B"/>
    <w:rsid w:val="072923F0"/>
    <w:rsid w:val="074F7F4F"/>
    <w:rsid w:val="074F8FF9"/>
    <w:rsid w:val="075C9A71"/>
    <w:rsid w:val="0784DED2"/>
    <w:rsid w:val="078E01C8"/>
    <w:rsid w:val="07978F5E"/>
    <w:rsid w:val="079D7594"/>
    <w:rsid w:val="07A076FE"/>
    <w:rsid w:val="07CB15FE"/>
    <w:rsid w:val="07D601EE"/>
    <w:rsid w:val="07DF8DA4"/>
    <w:rsid w:val="07FD60BC"/>
    <w:rsid w:val="07FF30D9"/>
    <w:rsid w:val="082425A5"/>
    <w:rsid w:val="0831F3FA"/>
    <w:rsid w:val="0871057B"/>
    <w:rsid w:val="08807481"/>
    <w:rsid w:val="089CDB4E"/>
    <w:rsid w:val="08AD9DF5"/>
    <w:rsid w:val="08B593F5"/>
    <w:rsid w:val="08CBD4D4"/>
    <w:rsid w:val="09010D6A"/>
    <w:rsid w:val="09013690"/>
    <w:rsid w:val="0901F823"/>
    <w:rsid w:val="090AB8F4"/>
    <w:rsid w:val="0933B92C"/>
    <w:rsid w:val="095DE4D7"/>
    <w:rsid w:val="09961091"/>
    <w:rsid w:val="09A69BB3"/>
    <w:rsid w:val="09DB3EEE"/>
    <w:rsid w:val="09EC35E1"/>
    <w:rsid w:val="09F48B5C"/>
    <w:rsid w:val="0A1898AF"/>
    <w:rsid w:val="0A284E0D"/>
    <w:rsid w:val="0A464DEC"/>
    <w:rsid w:val="0A4883BE"/>
    <w:rsid w:val="0A76B798"/>
    <w:rsid w:val="0AB8147F"/>
    <w:rsid w:val="0AC6E8A7"/>
    <w:rsid w:val="0ACFF65D"/>
    <w:rsid w:val="0B05408E"/>
    <w:rsid w:val="0B0623DD"/>
    <w:rsid w:val="0B16962D"/>
    <w:rsid w:val="0B1E2EF8"/>
    <w:rsid w:val="0B255D2A"/>
    <w:rsid w:val="0B342DF7"/>
    <w:rsid w:val="0B3860F7"/>
    <w:rsid w:val="0B4E52F0"/>
    <w:rsid w:val="0B623309"/>
    <w:rsid w:val="0B684ADE"/>
    <w:rsid w:val="0BC71D93"/>
    <w:rsid w:val="0BD0221A"/>
    <w:rsid w:val="0BF6EDF9"/>
    <w:rsid w:val="0C146055"/>
    <w:rsid w:val="0C212135"/>
    <w:rsid w:val="0C2F74F9"/>
    <w:rsid w:val="0C3726DB"/>
    <w:rsid w:val="0C3D37B9"/>
    <w:rsid w:val="0C4756D4"/>
    <w:rsid w:val="0C552B56"/>
    <w:rsid w:val="0C70D1C4"/>
    <w:rsid w:val="0C875503"/>
    <w:rsid w:val="0C93DB19"/>
    <w:rsid w:val="0CD30997"/>
    <w:rsid w:val="0CDDC2BB"/>
    <w:rsid w:val="0CF4E931"/>
    <w:rsid w:val="0D5009A3"/>
    <w:rsid w:val="0D6A901B"/>
    <w:rsid w:val="0D8A37E7"/>
    <w:rsid w:val="0DD2335C"/>
    <w:rsid w:val="0DE75D55"/>
    <w:rsid w:val="0E0DE9E9"/>
    <w:rsid w:val="0E25CB7E"/>
    <w:rsid w:val="0E3AADD4"/>
    <w:rsid w:val="0E3C45B0"/>
    <w:rsid w:val="0E3E6321"/>
    <w:rsid w:val="0EA744B3"/>
    <w:rsid w:val="0EC2E06A"/>
    <w:rsid w:val="0ED6EA8E"/>
    <w:rsid w:val="0EDD2BD6"/>
    <w:rsid w:val="0F1D3E56"/>
    <w:rsid w:val="0F200695"/>
    <w:rsid w:val="0F20DA33"/>
    <w:rsid w:val="0F6EF060"/>
    <w:rsid w:val="0F7C89C6"/>
    <w:rsid w:val="0F96D378"/>
    <w:rsid w:val="0F9D95E2"/>
    <w:rsid w:val="0FA0AC66"/>
    <w:rsid w:val="0FAE3DD3"/>
    <w:rsid w:val="100150F9"/>
    <w:rsid w:val="101F9EEC"/>
    <w:rsid w:val="1051CD78"/>
    <w:rsid w:val="105430A7"/>
    <w:rsid w:val="107C6079"/>
    <w:rsid w:val="108E36DB"/>
    <w:rsid w:val="108FD90C"/>
    <w:rsid w:val="10B622E1"/>
    <w:rsid w:val="10F108FC"/>
    <w:rsid w:val="1100A7D1"/>
    <w:rsid w:val="113E6278"/>
    <w:rsid w:val="116CE31C"/>
    <w:rsid w:val="117D255B"/>
    <w:rsid w:val="118851AF"/>
    <w:rsid w:val="11903416"/>
    <w:rsid w:val="11A2E40A"/>
    <w:rsid w:val="11F12BC7"/>
    <w:rsid w:val="1238B77D"/>
    <w:rsid w:val="123A7018"/>
    <w:rsid w:val="123CD467"/>
    <w:rsid w:val="1267B8C8"/>
    <w:rsid w:val="12749B86"/>
    <w:rsid w:val="128CC77D"/>
    <w:rsid w:val="1292E14F"/>
    <w:rsid w:val="129ACFD2"/>
    <w:rsid w:val="12DEEA8C"/>
    <w:rsid w:val="12DF34AD"/>
    <w:rsid w:val="12E90117"/>
    <w:rsid w:val="13008B3D"/>
    <w:rsid w:val="130B7B3E"/>
    <w:rsid w:val="1312E95B"/>
    <w:rsid w:val="132426DA"/>
    <w:rsid w:val="1375716A"/>
    <w:rsid w:val="13855A6B"/>
    <w:rsid w:val="13EE521F"/>
    <w:rsid w:val="14200FC9"/>
    <w:rsid w:val="1428B835"/>
    <w:rsid w:val="1455EAFD"/>
    <w:rsid w:val="1490BB8F"/>
    <w:rsid w:val="14915F2D"/>
    <w:rsid w:val="14A19EFC"/>
    <w:rsid w:val="14A6C076"/>
    <w:rsid w:val="14CA649A"/>
    <w:rsid w:val="14E8DE5A"/>
    <w:rsid w:val="14EA7381"/>
    <w:rsid w:val="15000180"/>
    <w:rsid w:val="1504B223"/>
    <w:rsid w:val="15415E85"/>
    <w:rsid w:val="1551DD51"/>
    <w:rsid w:val="155E73A5"/>
    <w:rsid w:val="15AB3CFD"/>
    <w:rsid w:val="15C89F4B"/>
    <w:rsid w:val="15C8FD2C"/>
    <w:rsid w:val="15CE8FB8"/>
    <w:rsid w:val="15CEE32C"/>
    <w:rsid w:val="15F5143E"/>
    <w:rsid w:val="16243AB2"/>
    <w:rsid w:val="162DE696"/>
    <w:rsid w:val="1643AA65"/>
    <w:rsid w:val="166349C6"/>
    <w:rsid w:val="16E46B26"/>
    <w:rsid w:val="16F4B70C"/>
    <w:rsid w:val="16F7A7FF"/>
    <w:rsid w:val="17876E45"/>
    <w:rsid w:val="17917225"/>
    <w:rsid w:val="179B41C6"/>
    <w:rsid w:val="17DB011A"/>
    <w:rsid w:val="17FBE154"/>
    <w:rsid w:val="1814D3DE"/>
    <w:rsid w:val="181DE7E5"/>
    <w:rsid w:val="1827B018"/>
    <w:rsid w:val="183462D4"/>
    <w:rsid w:val="1836AAC4"/>
    <w:rsid w:val="18427C6F"/>
    <w:rsid w:val="1881181F"/>
    <w:rsid w:val="18A21F39"/>
    <w:rsid w:val="18AA732A"/>
    <w:rsid w:val="18CC7063"/>
    <w:rsid w:val="18DCDB4A"/>
    <w:rsid w:val="190961A4"/>
    <w:rsid w:val="19147643"/>
    <w:rsid w:val="1915093A"/>
    <w:rsid w:val="192AC6F9"/>
    <w:rsid w:val="192B0159"/>
    <w:rsid w:val="19388564"/>
    <w:rsid w:val="194D764B"/>
    <w:rsid w:val="1957B3A1"/>
    <w:rsid w:val="1969BCC1"/>
    <w:rsid w:val="196CBA34"/>
    <w:rsid w:val="1982B553"/>
    <w:rsid w:val="199907AC"/>
    <w:rsid w:val="19AE28E7"/>
    <w:rsid w:val="19F3F718"/>
    <w:rsid w:val="19F774AD"/>
    <w:rsid w:val="19FCD16D"/>
    <w:rsid w:val="1A16427D"/>
    <w:rsid w:val="1A302B51"/>
    <w:rsid w:val="1A3DE243"/>
    <w:rsid w:val="1A4D42A0"/>
    <w:rsid w:val="1A504F7D"/>
    <w:rsid w:val="1A65EC76"/>
    <w:rsid w:val="1AD3E0DD"/>
    <w:rsid w:val="1AE88288"/>
    <w:rsid w:val="1AEB73F1"/>
    <w:rsid w:val="1AF29870"/>
    <w:rsid w:val="1B043B20"/>
    <w:rsid w:val="1B14B2DE"/>
    <w:rsid w:val="1B2303C8"/>
    <w:rsid w:val="1B4A5B40"/>
    <w:rsid w:val="1B503EF8"/>
    <w:rsid w:val="1B5F2C0A"/>
    <w:rsid w:val="1B65E61D"/>
    <w:rsid w:val="1B6FE281"/>
    <w:rsid w:val="1BAC0EEE"/>
    <w:rsid w:val="1BB6CC5D"/>
    <w:rsid w:val="1BEDD834"/>
    <w:rsid w:val="1C08B9EC"/>
    <w:rsid w:val="1C130618"/>
    <w:rsid w:val="1C1C4F7A"/>
    <w:rsid w:val="1C35D257"/>
    <w:rsid w:val="1C6E45F3"/>
    <w:rsid w:val="1C7A5828"/>
    <w:rsid w:val="1CC7C5CF"/>
    <w:rsid w:val="1CCC1DD2"/>
    <w:rsid w:val="1CD43FE6"/>
    <w:rsid w:val="1CD95026"/>
    <w:rsid w:val="1CEBA21E"/>
    <w:rsid w:val="1D0EA61A"/>
    <w:rsid w:val="1D2493A5"/>
    <w:rsid w:val="1D30FEDE"/>
    <w:rsid w:val="1D75F8E0"/>
    <w:rsid w:val="1D7B4808"/>
    <w:rsid w:val="1D80410F"/>
    <w:rsid w:val="1D8FECA7"/>
    <w:rsid w:val="1DB0A635"/>
    <w:rsid w:val="1DC289B7"/>
    <w:rsid w:val="1DC29581"/>
    <w:rsid w:val="1DD575F9"/>
    <w:rsid w:val="1DF8E361"/>
    <w:rsid w:val="1E04B6A5"/>
    <w:rsid w:val="1E484205"/>
    <w:rsid w:val="1E63AEB1"/>
    <w:rsid w:val="1E8BBD4C"/>
    <w:rsid w:val="1E9C58E9"/>
    <w:rsid w:val="1EA9AD87"/>
    <w:rsid w:val="1EE0CBE3"/>
    <w:rsid w:val="1F0A84B9"/>
    <w:rsid w:val="1F0E4740"/>
    <w:rsid w:val="1F5E6B0B"/>
    <w:rsid w:val="1F6632A8"/>
    <w:rsid w:val="1F96D1B8"/>
    <w:rsid w:val="1F9DD1DC"/>
    <w:rsid w:val="1F9DE127"/>
    <w:rsid w:val="1FAEFF0A"/>
    <w:rsid w:val="1FB5FBFB"/>
    <w:rsid w:val="1FC79053"/>
    <w:rsid w:val="1FFB97BB"/>
    <w:rsid w:val="2012A1AE"/>
    <w:rsid w:val="205670DA"/>
    <w:rsid w:val="20570D5C"/>
    <w:rsid w:val="2058D14A"/>
    <w:rsid w:val="2061C220"/>
    <w:rsid w:val="2080AEC6"/>
    <w:rsid w:val="20ACD281"/>
    <w:rsid w:val="20C9E2E5"/>
    <w:rsid w:val="20E38D07"/>
    <w:rsid w:val="20F066EE"/>
    <w:rsid w:val="20F152CB"/>
    <w:rsid w:val="20F1CBB3"/>
    <w:rsid w:val="20F538FB"/>
    <w:rsid w:val="20FEE8F4"/>
    <w:rsid w:val="211D31C8"/>
    <w:rsid w:val="216D9C1B"/>
    <w:rsid w:val="217968B6"/>
    <w:rsid w:val="21889D3E"/>
    <w:rsid w:val="21CCBD6F"/>
    <w:rsid w:val="21DAA7BA"/>
    <w:rsid w:val="21E525C0"/>
    <w:rsid w:val="21E9C696"/>
    <w:rsid w:val="21F0C38C"/>
    <w:rsid w:val="222AFAF9"/>
    <w:rsid w:val="22603C18"/>
    <w:rsid w:val="2273D018"/>
    <w:rsid w:val="227A2063"/>
    <w:rsid w:val="22A7C4CB"/>
    <w:rsid w:val="22D4B7F9"/>
    <w:rsid w:val="22E956BD"/>
    <w:rsid w:val="232D7C8A"/>
    <w:rsid w:val="233308F9"/>
    <w:rsid w:val="2374BB62"/>
    <w:rsid w:val="2395CF5F"/>
    <w:rsid w:val="23994FDD"/>
    <w:rsid w:val="23C90E73"/>
    <w:rsid w:val="23D2D5EE"/>
    <w:rsid w:val="23D8CDEA"/>
    <w:rsid w:val="2414FDC9"/>
    <w:rsid w:val="241BC9D9"/>
    <w:rsid w:val="242DFB53"/>
    <w:rsid w:val="24688626"/>
    <w:rsid w:val="2477B0AF"/>
    <w:rsid w:val="24A607D6"/>
    <w:rsid w:val="24B34633"/>
    <w:rsid w:val="250ED00C"/>
    <w:rsid w:val="250F451C"/>
    <w:rsid w:val="2573B1E2"/>
    <w:rsid w:val="259F187E"/>
    <w:rsid w:val="25AAA9AB"/>
    <w:rsid w:val="25B08A9C"/>
    <w:rsid w:val="25B94C87"/>
    <w:rsid w:val="25DF6A8B"/>
    <w:rsid w:val="26048954"/>
    <w:rsid w:val="26049B2C"/>
    <w:rsid w:val="26091A32"/>
    <w:rsid w:val="26111C41"/>
    <w:rsid w:val="26169067"/>
    <w:rsid w:val="26321BFE"/>
    <w:rsid w:val="26862E88"/>
    <w:rsid w:val="26869505"/>
    <w:rsid w:val="26CECB3B"/>
    <w:rsid w:val="275AF9E4"/>
    <w:rsid w:val="275DCBB6"/>
    <w:rsid w:val="27673225"/>
    <w:rsid w:val="2772BF13"/>
    <w:rsid w:val="27A3AFE4"/>
    <w:rsid w:val="27BB3EAD"/>
    <w:rsid w:val="27C4A138"/>
    <w:rsid w:val="27C56E7D"/>
    <w:rsid w:val="27DE7505"/>
    <w:rsid w:val="27E13D37"/>
    <w:rsid w:val="287F027F"/>
    <w:rsid w:val="289A06DA"/>
    <w:rsid w:val="28B76207"/>
    <w:rsid w:val="28BBB92A"/>
    <w:rsid w:val="28D28AC6"/>
    <w:rsid w:val="2918682D"/>
    <w:rsid w:val="2942AF63"/>
    <w:rsid w:val="2953149A"/>
    <w:rsid w:val="2963E644"/>
    <w:rsid w:val="2964821C"/>
    <w:rsid w:val="297BFCB3"/>
    <w:rsid w:val="298E4167"/>
    <w:rsid w:val="299ECE6B"/>
    <w:rsid w:val="29B6CF0F"/>
    <w:rsid w:val="29D2C841"/>
    <w:rsid w:val="29FEBCC3"/>
    <w:rsid w:val="2A1F0E22"/>
    <w:rsid w:val="2A6110E7"/>
    <w:rsid w:val="2A6BB2F1"/>
    <w:rsid w:val="2AA257FF"/>
    <w:rsid w:val="2AA68E7A"/>
    <w:rsid w:val="2ACA6939"/>
    <w:rsid w:val="2ACD80C3"/>
    <w:rsid w:val="2ADC4A00"/>
    <w:rsid w:val="2AE0CE9B"/>
    <w:rsid w:val="2AF2ED54"/>
    <w:rsid w:val="2AF5B419"/>
    <w:rsid w:val="2B04AD2F"/>
    <w:rsid w:val="2B131DCC"/>
    <w:rsid w:val="2B22FFAD"/>
    <w:rsid w:val="2B2ECB7C"/>
    <w:rsid w:val="2B4F5B9D"/>
    <w:rsid w:val="2B6EB7B1"/>
    <w:rsid w:val="2B7F780D"/>
    <w:rsid w:val="2B97E934"/>
    <w:rsid w:val="2B9B2F98"/>
    <w:rsid w:val="2BBF995F"/>
    <w:rsid w:val="2BC5FA63"/>
    <w:rsid w:val="2BD89E1B"/>
    <w:rsid w:val="2BDF34AB"/>
    <w:rsid w:val="2BE7E5F1"/>
    <w:rsid w:val="2BFB7A25"/>
    <w:rsid w:val="2C131BFD"/>
    <w:rsid w:val="2C16ED2B"/>
    <w:rsid w:val="2C23D485"/>
    <w:rsid w:val="2C26CD1B"/>
    <w:rsid w:val="2C341D48"/>
    <w:rsid w:val="2C486906"/>
    <w:rsid w:val="2C5AD085"/>
    <w:rsid w:val="2C5AF86E"/>
    <w:rsid w:val="2C624633"/>
    <w:rsid w:val="2C62C22C"/>
    <w:rsid w:val="2C86D83B"/>
    <w:rsid w:val="2CAF7CC7"/>
    <w:rsid w:val="2CC5668E"/>
    <w:rsid w:val="2CEBEA90"/>
    <w:rsid w:val="2D2E12A9"/>
    <w:rsid w:val="2D30CBA6"/>
    <w:rsid w:val="2D594D04"/>
    <w:rsid w:val="2D5B4D9C"/>
    <w:rsid w:val="2D927D73"/>
    <w:rsid w:val="2D993B2B"/>
    <w:rsid w:val="2DD329C6"/>
    <w:rsid w:val="2DE1A5AF"/>
    <w:rsid w:val="2E0A65EC"/>
    <w:rsid w:val="2E47340E"/>
    <w:rsid w:val="2E8CA86F"/>
    <w:rsid w:val="2E8F252C"/>
    <w:rsid w:val="2E927063"/>
    <w:rsid w:val="2E9DB29F"/>
    <w:rsid w:val="2EA2D15C"/>
    <w:rsid w:val="2EA5778B"/>
    <w:rsid w:val="2EAA0311"/>
    <w:rsid w:val="2EAEE1BE"/>
    <w:rsid w:val="2ED4B306"/>
    <w:rsid w:val="2EF9A3C9"/>
    <w:rsid w:val="2EFF31F6"/>
    <w:rsid w:val="2F1B6595"/>
    <w:rsid w:val="2F6AFE9C"/>
    <w:rsid w:val="2F789CE8"/>
    <w:rsid w:val="2F9CABA0"/>
    <w:rsid w:val="2FA21D24"/>
    <w:rsid w:val="2FB0B2BE"/>
    <w:rsid w:val="2FC8CD40"/>
    <w:rsid w:val="2FCB9426"/>
    <w:rsid w:val="2FD9F139"/>
    <w:rsid w:val="2FF93E33"/>
    <w:rsid w:val="30935F0E"/>
    <w:rsid w:val="30DEA0B3"/>
    <w:rsid w:val="30E80DFC"/>
    <w:rsid w:val="31054710"/>
    <w:rsid w:val="310D5A22"/>
    <w:rsid w:val="3117ADBB"/>
    <w:rsid w:val="31342B08"/>
    <w:rsid w:val="3146D668"/>
    <w:rsid w:val="31799319"/>
    <w:rsid w:val="31A00DD8"/>
    <w:rsid w:val="31D3A3C7"/>
    <w:rsid w:val="31D93B2C"/>
    <w:rsid w:val="32043762"/>
    <w:rsid w:val="3210A771"/>
    <w:rsid w:val="32235F8A"/>
    <w:rsid w:val="3252C13B"/>
    <w:rsid w:val="3255874A"/>
    <w:rsid w:val="326B940E"/>
    <w:rsid w:val="32A52E29"/>
    <w:rsid w:val="32F3B9C5"/>
    <w:rsid w:val="32FACD10"/>
    <w:rsid w:val="33001F68"/>
    <w:rsid w:val="3309AC1C"/>
    <w:rsid w:val="331FA5FE"/>
    <w:rsid w:val="335C2F6E"/>
    <w:rsid w:val="337B2ECB"/>
    <w:rsid w:val="337D595B"/>
    <w:rsid w:val="337E9F81"/>
    <w:rsid w:val="3385D432"/>
    <w:rsid w:val="3386C23C"/>
    <w:rsid w:val="338A4902"/>
    <w:rsid w:val="33B58BA5"/>
    <w:rsid w:val="33B7BF06"/>
    <w:rsid w:val="33C24B58"/>
    <w:rsid w:val="33DFE789"/>
    <w:rsid w:val="342B16C4"/>
    <w:rsid w:val="3434B04F"/>
    <w:rsid w:val="3435681B"/>
    <w:rsid w:val="345D4A6F"/>
    <w:rsid w:val="346FEB0A"/>
    <w:rsid w:val="348787F2"/>
    <w:rsid w:val="34C1AD8A"/>
    <w:rsid w:val="34CB16CC"/>
    <w:rsid w:val="350C20D7"/>
    <w:rsid w:val="351B428F"/>
    <w:rsid w:val="352D49D2"/>
    <w:rsid w:val="35669032"/>
    <w:rsid w:val="357F5F75"/>
    <w:rsid w:val="35D1AEC2"/>
    <w:rsid w:val="360CFE69"/>
    <w:rsid w:val="3613BDB6"/>
    <w:rsid w:val="36501046"/>
    <w:rsid w:val="365177C4"/>
    <w:rsid w:val="36540418"/>
    <w:rsid w:val="369DB831"/>
    <w:rsid w:val="36C9BBB1"/>
    <w:rsid w:val="36E66715"/>
    <w:rsid w:val="36E75987"/>
    <w:rsid w:val="36F3678C"/>
    <w:rsid w:val="3733B3C3"/>
    <w:rsid w:val="3764E50A"/>
    <w:rsid w:val="376EC870"/>
    <w:rsid w:val="37A49377"/>
    <w:rsid w:val="37DFEFDA"/>
    <w:rsid w:val="37E85901"/>
    <w:rsid w:val="38213115"/>
    <w:rsid w:val="38489CD4"/>
    <w:rsid w:val="384AA444"/>
    <w:rsid w:val="384D6441"/>
    <w:rsid w:val="3857EEED"/>
    <w:rsid w:val="387753D8"/>
    <w:rsid w:val="3884EE5F"/>
    <w:rsid w:val="38980D11"/>
    <w:rsid w:val="3899480C"/>
    <w:rsid w:val="38BEEE0B"/>
    <w:rsid w:val="38C211B7"/>
    <w:rsid w:val="38DE6064"/>
    <w:rsid w:val="38E0DB5A"/>
    <w:rsid w:val="38EBDDC7"/>
    <w:rsid w:val="38FD2FB3"/>
    <w:rsid w:val="391CB3DE"/>
    <w:rsid w:val="3940A96E"/>
    <w:rsid w:val="396ADCB2"/>
    <w:rsid w:val="3970C3E0"/>
    <w:rsid w:val="399EDE77"/>
    <w:rsid w:val="39B25B40"/>
    <w:rsid w:val="39E3D604"/>
    <w:rsid w:val="39EFC3FB"/>
    <w:rsid w:val="3A4ED5CD"/>
    <w:rsid w:val="3A605123"/>
    <w:rsid w:val="3A64E788"/>
    <w:rsid w:val="3A731091"/>
    <w:rsid w:val="3A91AEF3"/>
    <w:rsid w:val="3AA19B42"/>
    <w:rsid w:val="3AB149F9"/>
    <w:rsid w:val="3ADD0C16"/>
    <w:rsid w:val="3AE1E81E"/>
    <w:rsid w:val="3AEB770E"/>
    <w:rsid w:val="3AF22F0D"/>
    <w:rsid w:val="3AFCDAB2"/>
    <w:rsid w:val="3B279E30"/>
    <w:rsid w:val="3B284339"/>
    <w:rsid w:val="3B36883E"/>
    <w:rsid w:val="3B656F96"/>
    <w:rsid w:val="3B729895"/>
    <w:rsid w:val="3B757AA9"/>
    <w:rsid w:val="3B7EB559"/>
    <w:rsid w:val="3B968532"/>
    <w:rsid w:val="3BB8CD40"/>
    <w:rsid w:val="3C4CF926"/>
    <w:rsid w:val="3C959C13"/>
    <w:rsid w:val="3CE1AC67"/>
    <w:rsid w:val="3CF1E623"/>
    <w:rsid w:val="3CFF39A4"/>
    <w:rsid w:val="3D005627"/>
    <w:rsid w:val="3D27A8D1"/>
    <w:rsid w:val="3D293D3D"/>
    <w:rsid w:val="3D333C36"/>
    <w:rsid w:val="3D3C414C"/>
    <w:rsid w:val="3D702654"/>
    <w:rsid w:val="3D73E08D"/>
    <w:rsid w:val="3D7E9CFD"/>
    <w:rsid w:val="3D8ABBDE"/>
    <w:rsid w:val="3D921E36"/>
    <w:rsid w:val="3DB3AD24"/>
    <w:rsid w:val="3DDF9FC9"/>
    <w:rsid w:val="3E16F431"/>
    <w:rsid w:val="3E2EED39"/>
    <w:rsid w:val="3E36770A"/>
    <w:rsid w:val="3E3FA54E"/>
    <w:rsid w:val="3E718EFD"/>
    <w:rsid w:val="3EB639DD"/>
    <w:rsid w:val="3EB7F614"/>
    <w:rsid w:val="3EF62C1D"/>
    <w:rsid w:val="3EF64BD7"/>
    <w:rsid w:val="3F313D92"/>
    <w:rsid w:val="3F5B2820"/>
    <w:rsid w:val="3F68332F"/>
    <w:rsid w:val="3F9EDB69"/>
    <w:rsid w:val="3FDCA7FF"/>
    <w:rsid w:val="3FE22628"/>
    <w:rsid w:val="3FF22C5C"/>
    <w:rsid w:val="3FFA4830"/>
    <w:rsid w:val="40969155"/>
    <w:rsid w:val="409AFEE5"/>
    <w:rsid w:val="40A148C2"/>
    <w:rsid w:val="40BC7275"/>
    <w:rsid w:val="411F0312"/>
    <w:rsid w:val="4124EB28"/>
    <w:rsid w:val="415CE58D"/>
    <w:rsid w:val="415E51D4"/>
    <w:rsid w:val="417929A4"/>
    <w:rsid w:val="41B1C992"/>
    <w:rsid w:val="420236E6"/>
    <w:rsid w:val="422F0A5A"/>
    <w:rsid w:val="4262F04C"/>
    <w:rsid w:val="428BBF0E"/>
    <w:rsid w:val="42D90375"/>
    <w:rsid w:val="42E3D73A"/>
    <w:rsid w:val="42F237D9"/>
    <w:rsid w:val="4307B18B"/>
    <w:rsid w:val="430A5A11"/>
    <w:rsid w:val="43112839"/>
    <w:rsid w:val="431DEDA7"/>
    <w:rsid w:val="4334874D"/>
    <w:rsid w:val="4335C590"/>
    <w:rsid w:val="433BDAF8"/>
    <w:rsid w:val="43858E08"/>
    <w:rsid w:val="4395CADC"/>
    <w:rsid w:val="43C9F62E"/>
    <w:rsid w:val="43E203F6"/>
    <w:rsid w:val="43F12DA1"/>
    <w:rsid w:val="43F7FF79"/>
    <w:rsid w:val="4400940B"/>
    <w:rsid w:val="44043FD3"/>
    <w:rsid w:val="440C4856"/>
    <w:rsid w:val="441FE2E8"/>
    <w:rsid w:val="4422829A"/>
    <w:rsid w:val="44517B19"/>
    <w:rsid w:val="44DF84FF"/>
    <w:rsid w:val="44ED5E6C"/>
    <w:rsid w:val="4506679F"/>
    <w:rsid w:val="45481878"/>
    <w:rsid w:val="45CCD483"/>
    <w:rsid w:val="45D062C0"/>
    <w:rsid w:val="45D27ECE"/>
    <w:rsid w:val="45ECD6E4"/>
    <w:rsid w:val="45FDD311"/>
    <w:rsid w:val="46092D5C"/>
    <w:rsid w:val="460EA18E"/>
    <w:rsid w:val="4617ABC2"/>
    <w:rsid w:val="461F391A"/>
    <w:rsid w:val="4637A93D"/>
    <w:rsid w:val="4655C84B"/>
    <w:rsid w:val="4661C933"/>
    <w:rsid w:val="46654160"/>
    <w:rsid w:val="466E3CC4"/>
    <w:rsid w:val="467CEE08"/>
    <w:rsid w:val="46F2EF2C"/>
    <w:rsid w:val="470E1E4A"/>
    <w:rsid w:val="4727BA8C"/>
    <w:rsid w:val="472E751C"/>
    <w:rsid w:val="47408576"/>
    <w:rsid w:val="47789B40"/>
    <w:rsid w:val="47A5A510"/>
    <w:rsid w:val="47B6C09E"/>
    <w:rsid w:val="47E3030C"/>
    <w:rsid w:val="480E0A70"/>
    <w:rsid w:val="4830D4F2"/>
    <w:rsid w:val="484E48B6"/>
    <w:rsid w:val="4857F80E"/>
    <w:rsid w:val="48622A53"/>
    <w:rsid w:val="489D6A2A"/>
    <w:rsid w:val="48C0BB0A"/>
    <w:rsid w:val="49012186"/>
    <w:rsid w:val="49167644"/>
    <w:rsid w:val="49272F04"/>
    <w:rsid w:val="495E47EF"/>
    <w:rsid w:val="496DCD4D"/>
    <w:rsid w:val="496DE053"/>
    <w:rsid w:val="498232B5"/>
    <w:rsid w:val="499B21D0"/>
    <w:rsid w:val="49C45CED"/>
    <w:rsid w:val="4A2970A9"/>
    <w:rsid w:val="4A48BFF7"/>
    <w:rsid w:val="4A4F37E5"/>
    <w:rsid w:val="4A98FC23"/>
    <w:rsid w:val="4AAB8FE0"/>
    <w:rsid w:val="4AD37AF8"/>
    <w:rsid w:val="4AF32154"/>
    <w:rsid w:val="4AFB1ACB"/>
    <w:rsid w:val="4AFCB020"/>
    <w:rsid w:val="4B0DE608"/>
    <w:rsid w:val="4B2E8D87"/>
    <w:rsid w:val="4B32D5AD"/>
    <w:rsid w:val="4B3D339A"/>
    <w:rsid w:val="4B5C7FBA"/>
    <w:rsid w:val="4B83CDA7"/>
    <w:rsid w:val="4BC6D68A"/>
    <w:rsid w:val="4BC76C87"/>
    <w:rsid w:val="4BD0BEB3"/>
    <w:rsid w:val="4C0B26D1"/>
    <w:rsid w:val="4C1CD605"/>
    <w:rsid w:val="4C56F9FA"/>
    <w:rsid w:val="4C88AA4A"/>
    <w:rsid w:val="4CB19850"/>
    <w:rsid w:val="4CBA4F57"/>
    <w:rsid w:val="4CE5B8B6"/>
    <w:rsid w:val="4CE74602"/>
    <w:rsid w:val="4D55BA68"/>
    <w:rsid w:val="4D8D7C8E"/>
    <w:rsid w:val="4DEB0838"/>
    <w:rsid w:val="4E09940A"/>
    <w:rsid w:val="4E0FE418"/>
    <w:rsid w:val="4E12788A"/>
    <w:rsid w:val="4E23A0E4"/>
    <w:rsid w:val="4E440D2C"/>
    <w:rsid w:val="4E6A09F7"/>
    <w:rsid w:val="4E72726A"/>
    <w:rsid w:val="4E84C445"/>
    <w:rsid w:val="4EA7A0CF"/>
    <w:rsid w:val="4ED2CD75"/>
    <w:rsid w:val="4EEC51A9"/>
    <w:rsid w:val="4F133D93"/>
    <w:rsid w:val="4F170E1C"/>
    <w:rsid w:val="4F186FDF"/>
    <w:rsid w:val="4F197849"/>
    <w:rsid w:val="4F23DD4B"/>
    <w:rsid w:val="4F29E3F8"/>
    <w:rsid w:val="4F443166"/>
    <w:rsid w:val="4F462DCF"/>
    <w:rsid w:val="4F51176D"/>
    <w:rsid w:val="4F72C728"/>
    <w:rsid w:val="4FD338DE"/>
    <w:rsid w:val="4FDA46B7"/>
    <w:rsid w:val="4FEC5C61"/>
    <w:rsid w:val="4FEEDF09"/>
    <w:rsid w:val="501CF89B"/>
    <w:rsid w:val="503AAB64"/>
    <w:rsid w:val="50846928"/>
    <w:rsid w:val="5097367A"/>
    <w:rsid w:val="50987F51"/>
    <w:rsid w:val="50D23EBF"/>
    <w:rsid w:val="50DE71C7"/>
    <w:rsid w:val="514BB658"/>
    <w:rsid w:val="515DBC3E"/>
    <w:rsid w:val="5184E948"/>
    <w:rsid w:val="51AB15AB"/>
    <w:rsid w:val="51BB0C07"/>
    <w:rsid w:val="51BC5808"/>
    <w:rsid w:val="51CC5482"/>
    <w:rsid w:val="51DB7823"/>
    <w:rsid w:val="51DD732E"/>
    <w:rsid w:val="51F3487E"/>
    <w:rsid w:val="51FAA19D"/>
    <w:rsid w:val="52269B57"/>
    <w:rsid w:val="52279EA9"/>
    <w:rsid w:val="523717CE"/>
    <w:rsid w:val="5238E9F7"/>
    <w:rsid w:val="524E260B"/>
    <w:rsid w:val="52567ED0"/>
    <w:rsid w:val="52953233"/>
    <w:rsid w:val="5299FCF7"/>
    <w:rsid w:val="52AB2B53"/>
    <w:rsid w:val="52F982B7"/>
    <w:rsid w:val="5316B2FC"/>
    <w:rsid w:val="532B2C60"/>
    <w:rsid w:val="5341B3AF"/>
    <w:rsid w:val="5373B2AE"/>
    <w:rsid w:val="538A14C3"/>
    <w:rsid w:val="538ED356"/>
    <w:rsid w:val="53A88C74"/>
    <w:rsid w:val="53BEDE08"/>
    <w:rsid w:val="53CE18DA"/>
    <w:rsid w:val="53DDF067"/>
    <w:rsid w:val="53E20E27"/>
    <w:rsid w:val="53FD3D41"/>
    <w:rsid w:val="5484ADF1"/>
    <w:rsid w:val="54A2CEDF"/>
    <w:rsid w:val="54B6775B"/>
    <w:rsid w:val="54C373B0"/>
    <w:rsid w:val="54D80B2F"/>
    <w:rsid w:val="5513CDAE"/>
    <w:rsid w:val="554A3807"/>
    <w:rsid w:val="5565BFD3"/>
    <w:rsid w:val="556C8014"/>
    <w:rsid w:val="5582AE68"/>
    <w:rsid w:val="5588AA1C"/>
    <w:rsid w:val="559A3728"/>
    <w:rsid w:val="55A4F1EF"/>
    <w:rsid w:val="55BF837D"/>
    <w:rsid w:val="55C5C6AC"/>
    <w:rsid w:val="55D37557"/>
    <w:rsid w:val="55F293EC"/>
    <w:rsid w:val="55FE622D"/>
    <w:rsid w:val="5602A71A"/>
    <w:rsid w:val="560EA7DA"/>
    <w:rsid w:val="561600C6"/>
    <w:rsid w:val="56178543"/>
    <w:rsid w:val="564284FD"/>
    <w:rsid w:val="5678349A"/>
    <w:rsid w:val="56A89546"/>
    <w:rsid w:val="5731BD60"/>
    <w:rsid w:val="57668FB1"/>
    <w:rsid w:val="576AFD3A"/>
    <w:rsid w:val="5798CBDD"/>
    <w:rsid w:val="57BBB81A"/>
    <w:rsid w:val="57C01816"/>
    <w:rsid w:val="57CC2B6B"/>
    <w:rsid w:val="57FACF15"/>
    <w:rsid w:val="5802CB01"/>
    <w:rsid w:val="58222299"/>
    <w:rsid w:val="584E77C6"/>
    <w:rsid w:val="5878ADFB"/>
    <w:rsid w:val="587DE066"/>
    <w:rsid w:val="58D29C59"/>
    <w:rsid w:val="58D52131"/>
    <w:rsid w:val="5917930C"/>
    <w:rsid w:val="59270C00"/>
    <w:rsid w:val="5980DBB6"/>
    <w:rsid w:val="59962EC5"/>
    <w:rsid w:val="59B2D8A4"/>
    <w:rsid w:val="59D0F337"/>
    <w:rsid w:val="59F8DFE2"/>
    <w:rsid w:val="5A33803D"/>
    <w:rsid w:val="5A46CDD2"/>
    <w:rsid w:val="5A629628"/>
    <w:rsid w:val="5A6AD5E0"/>
    <w:rsid w:val="5A82FF75"/>
    <w:rsid w:val="5A960F7C"/>
    <w:rsid w:val="5AA26D84"/>
    <w:rsid w:val="5AA47907"/>
    <w:rsid w:val="5ABD6889"/>
    <w:rsid w:val="5ACD1276"/>
    <w:rsid w:val="5AF1366E"/>
    <w:rsid w:val="5AF9EA26"/>
    <w:rsid w:val="5B008345"/>
    <w:rsid w:val="5B0D7D8E"/>
    <w:rsid w:val="5B1524EA"/>
    <w:rsid w:val="5B3559F2"/>
    <w:rsid w:val="5B3DA70E"/>
    <w:rsid w:val="5B4F98D1"/>
    <w:rsid w:val="5B51F4DC"/>
    <w:rsid w:val="5B594F8F"/>
    <w:rsid w:val="5B5A7163"/>
    <w:rsid w:val="5B607059"/>
    <w:rsid w:val="5B6326A0"/>
    <w:rsid w:val="5B75E514"/>
    <w:rsid w:val="5B776BAE"/>
    <w:rsid w:val="5BA6CED1"/>
    <w:rsid w:val="5BB649B2"/>
    <w:rsid w:val="5BD5A202"/>
    <w:rsid w:val="5BDC41C9"/>
    <w:rsid w:val="5C058B6B"/>
    <w:rsid w:val="5C130C9C"/>
    <w:rsid w:val="5C802887"/>
    <w:rsid w:val="5CB5F229"/>
    <w:rsid w:val="5CB72658"/>
    <w:rsid w:val="5CBF9280"/>
    <w:rsid w:val="5CCD3F03"/>
    <w:rsid w:val="5CF0C955"/>
    <w:rsid w:val="5D055F90"/>
    <w:rsid w:val="5D23A584"/>
    <w:rsid w:val="5D2A6443"/>
    <w:rsid w:val="5D4C1242"/>
    <w:rsid w:val="5D63AAB1"/>
    <w:rsid w:val="5D905539"/>
    <w:rsid w:val="5DBBD0C1"/>
    <w:rsid w:val="5DC124CA"/>
    <w:rsid w:val="5DE8E705"/>
    <w:rsid w:val="5DF84EFA"/>
    <w:rsid w:val="5E06388E"/>
    <w:rsid w:val="5E58F199"/>
    <w:rsid w:val="5E694027"/>
    <w:rsid w:val="5E78B49A"/>
    <w:rsid w:val="5E8643E4"/>
    <w:rsid w:val="5EC27C83"/>
    <w:rsid w:val="5EC9DF28"/>
    <w:rsid w:val="5ED69AE4"/>
    <w:rsid w:val="5EF43D19"/>
    <w:rsid w:val="5F00A9B0"/>
    <w:rsid w:val="5F059320"/>
    <w:rsid w:val="5F27E0C3"/>
    <w:rsid w:val="5F36A8E2"/>
    <w:rsid w:val="5F3E791C"/>
    <w:rsid w:val="5F5A5C4A"/>
    <w:rsid w:val="5F7085C7"/>
    <w:rsid w:val="5F714165"/>
    <w:rsid w:val="5F7A66A1"/>
    <w:rsid w:val="5F93B725"/>
    <w:rsid w:val="5FD7EF43"/>
    <w:rsid w:val="5FE00DAF"/>
    <w:rsid w:val="5FEA4C7D"/>
    <w:rsid w:val="6011695B"/>
    <w:rsid w:val="601C6A19"/>
    <w:rsid w:val="60364165"/>
    <w:rsid w:val="60399F30"/>
    <w:rsid w:val="60661937"/>
    <w:rsid w:val="60827091"/>
    <w:rsid w:val="60882444"/>
    <w:rsid w:val="6093FF7C"/>
    <w:rsid w:val="609FCE5D"/>
    <w:rsid w:val="60B2671D"/>
    <w:rsid w:val="610C0EDD"/>
    <w:rsid w:val="612D4C47"/>
    <w:rsid w:val="6131D24D"/>
    <w:rsid w:val="613BEB85"/>
    <w:rsid w:val="61506924"/>
    <w:rsid w:val="616844EE"/>
    <w:rsid w:val="6192DC78"/>
    <w:rsid w:val="6219F8E6"/>
    <w:rsid w:val="623112AF"/>
    <w:rsid w:val="62860E74"/>
    <w:rsid w:val="631C9080"/>
    <w:rsid w:val="6358A223"/>
    <w:rsid w:val="6379EFEB"/>
    <w:rsid w:val="639190B9"/>
    <w:rsid w:val="63CE3714"/>
    <w:rsid w:val="64196D97"/>
    <w:rsid w:val="64AC7524"/>
    <w:rsid w:val="64CE19A9"/>
    <w:rsid w:val="64D87796"/>
    <w:rsid w:val="6513D164"/>
    <w:rsid w:val="651F0D16"/>
    <w:rsid w:val="6523309E"/>
    <w:rsid w:val="656196A0"/>
    <w:rsid w:val="65B1902E"/>
    <w:rsid w:val="65C0E0B4"/>
    <w:rsid w:val="6618796C"/>
    <w:rsid w:val="664A3CC9"/>
    <w:rsid w:val="665CE187"/>
    <w:rsid w:val="66643C91"/>
    <w:rsid w:val="6664A1A0"/>
    <w:rsid w:val="667B1A69"/>
    <w:rsid w:val="669B373D"/>
    <w:rsid w:val="66A9DA6C"/>
    <w:rsid w:val="66BC9D04"/>
    <w:rsid w:val="66C0826A"/>
    <w:rsid w:val="66DBAECB"/>
    <w:rsid w:val="66E720C5"/>
    <w:rsid w:val="66FA9C86"/>
    <w:rsid w:val="670893DE"/>
    <w:rsid w:val="670BF7A8"/>
    <w:rsid w:val="6710CA52"/>
    <w:rsid w:val="679B4BAC"/>
    <w:rsid w:val="67D8AD94"/>
    <w:rsid w:val="67DFB04F"/>
    <w:rsid w:val="67E0CEA8"/>
    <w:rsid w:val="67E6F113"/>
    <w:rsid w:val="67F34D0E"/>
    <w:rsid w:val="67FCA866"/>
    <w:rsid w:val="680063CE"/>
    <w:rsid w:val="680EE00C"/>
    <w:rsid w:val="6826E546"/>
    <w:rsid w:val="682C37D7"/>
    <w:rsid w:val="68316D26"/>
    <w:rsid w:val="6833D611"/>
    <w:rsid w:val="683DEE0D"/>
    <w:rsid w:val="68460D52"/>
    <w:rsid w:val="684D0EEB"/>
    <w:rsid w:val="68853D70"/>
    <w:rsid w:val="6887C770"/>
    <w:rsid w:val="6890F9C8"/>
    <w:rsid w:val="689BB975"/>
    <w:rsid w:val="68A75EE4"/>
    <w:rsid w:val="68A9D681"/>
    <w:rsid w:val="68AD8962"/>
    <w:rsid w:val="68AFAF96"/>
    <w:rsid w:val="68B154CE"/>
    <w:rsid w:val="68EB53F7"/>
    <w:rsid w:val="68F9A23D"/>
    <w:rsid w:val="6904D19E"/>
    <w:rsid w:val="6918BC7E"/>
    <w:rsid w:val="692B0E3C"/>
    <w:rsid w:val="695CE2F9"/>
    <w:rsid w:val="6968336F"/>
    <w:rsid w:val="69711F12"/>
    <w:rsid w:val="697F0268"/>
    <w:rsid w:val="698DC8E6"/>
    <w:rsid w:val="69BC45B4"/>
    <w:rsid w:val="69C4B7A1"/>
    <w:rsid w:val="69EAC042"/>
    <w:rsid w:val="6A21DC32"/>
    <w:rsid w:val="6A287CC3"/>
    <w:rsid w:val="6A3B7C71"/>
    <w:rsid w:val="6A3D1CC1"/>
    <w:rsid w:val="6A44068B"/>
    <w:rsid w:val="6A60128D"/>
    <w:rsid w:val="6A6629EA"/>
    <w:rsid w:val="6A91E35F"/>
    <w:rsid w:val="6AA1F1DC"/>
    <w:rsid w:val="6AB7573B"/>
    <w:rsid w:val="6AB9836A"/>
    <w:rsid w:val="6AC10C7B"/>
    <w:rsid w:val="6AFA5E00"/>
    <w:rsid w:val="6B13D50F"/>
    <w:rsid w:val="6B202AB6"/>
    <w:rsid w:val="6B4BC83E"/>
    <w:rsid w:val="6B8035AC"/>
    <w:rsid w:val="6BBE4FE0"/>
    <w:rsid w:val="6BD1DEE0"/>
    <w:rsid w:val="6BDCA37E"/>
    <w:rsid w:val="6C041E69"/>
    <w:rsid w:val="6C1209BE"/>
    <w:rsid w:val="6C183E5B"/>
    <w:rsid w:val="6C283E98"/>
    <w:rsid w:val="6C4342A3"/>
    <w:rsid w:val="6C56E891"/>
    <w:rsid w:val="6C59B520"/>
    <w:rsid w:val="6C665DDF"/>
    <w:rsid w:val="6C7569AF"/>
    <w:rsid w:val="6C7EF1E6"/>
    <w:rsid w:val="6C9A6E20"/>
    <w:rsid w:val="6C9FF895"/>
    <w:rsid w:val="6CC47F5E"/>
    <w:rsid w:val="6CE81195"/>
    <w:rsid w:val="6CFA3B39"/>
    <w:rsid w:val="6D09B44D"/>
    <w:rsid w:val="6D1112D3"/>
    <w:rsid w:val="6D224674"/>
    <w:rsid w:val="6D70B07F"/>
    <w:rsid w:val="6DE0525A"/>
    <w:rsid w:val="6DF09544"/>
    <w:rsid w:val="6DF28764"/>
    <w:rsid w:val="6E0C5A08"/>
    <w:rsid w:val="6E2EB9A5"/>
    <w:rsid w:val="6E3CEC7C"/>
    <w:rsid w:val="6E70E97E"/>
    <w:rsid w:val="6E71A837"/>
    <w:rsid w:val="6E8451B7"/>
    <w:rsid w:val="6EB22699"/>
    <w:rsid w:val="6EC0FC5A"/>
    <w:rsid w:val="6ED3C40C"/>
    <w:rsid w:val="6F10ABB4"/>
    <w:rsid w:val="6F24C9BB"/>
    <w:rsid w:val="6F45B090"/>
    <w:rsid w:val="6F62E0EB"/>
    <w:rsid w:val="6F741AD5"/>
    <w:rsid w:val="6F78AE41"/>
    <w:rsid w:val="6F9569B7"/>
    <w:rsid w:val="6FBF6E5E"/>
    <w:rsid w:val="6FC4CE35"/>
    <w:rsid w:val="6FFD5D04"/>
    <w:rsid w:val="701A47D0"/>
    <w:rsid w:val="7035AC39"/>
    <w:rsid w:val="709497CF"/>
    <w:rsid w:val="70C3879F"/>
    <w:rsid w:val="70CCFA5A"/>
    <w:rsid w:val="70E091CC"/>
    <w:rsid w:val="70EB01A6"/>
    <w:rsid w:val="70FA9186"/>
    <w:rsid w:val="711BC44E"/>
    <w:rsid w:val="712A2856"/>
    <w:rsid w:val="7139563E"/>
    <w:rsid w:val="7173B512"/>
    <w:rsid w:val="71821D0E"/>
    <w:rsid w:val="718C6894"/>
    <w:rsid w:val="71B21EA3"/>
    <w:rsid w:val="71CF6077"/>
    <w:rsid w:val="71D56311"/>
    <w:rsid w:val="71FC3404"/>
    <w:rsid w:val="7213629B"/>
    <w:rsid w:val="7229469B"/>
    <w:rsid w:val="724958CA"/>
    <w:rsid w:val="725B1FBF"/>
    <w:rsid w:val="7275AACA"/>
    <w:rsid w:val="727BE141"/>
    <w:rsid w:val="728CB470"/>
    <w:rsid w:val="72A0C251"/>
    <w:rsid w:val="72B1728B"/>
    <w:rsid w:val="72B91E8C"/>
    <w:rsid w:val="72BE4100"/>
    <w:rsid w:val="72E5EE68"/>
    <w:rsid w:val="72E93A5D"/>
    <w:rsid w:val="72EA08B3"/>
    <w:rsid w:val="730D5FF4"/>
    <w:rsid w:val="733F4443"/>
    <w:rsid w:val="7367B28B"/>
    <w:rsid w:val="73687700"/>
    <w:rsid w:val="73747D80"/>
    <w:rsid w:val="73C00F5B"/>
    <w:rsid w:val="73C5B6B1"/>
    <w:rsid w:val="73C65F83"/>
    <w:rsid w:val="7403362E"/>
    <w:rsid w:val="744992B5"/>
    <w:rsid w:val="74602913"/>
    <w:rsid w:val="746C2E89"/>
    <w:rsid w:val="747F4EBF"/>
    <w:rsid w:val="74805BD2"/>
    <w:rsid w:val="7483C7CB"/>
    <w:rsid w:val="748E2CEB"/>
    <w:rsid w:val="749F7952"/>
    <w:rsid w:val="74A8DB6F"/>
    <w:rsid w:val="74B58CBA"/>
    <w:rsid w:val="74C19DF4"/>
    <w:rsid w:val="74CCA6ED"/>
    <w:rsid w:val="74EC3338"/>
    <w:rsid w:val="753F8EFA"/>
    <w:rsid w:val="756E877E"/>
    <w:rsid w:val="75A22855"/>
    <w:rsid w:val="75AEDF21"/>
    <w:rsid w:val="75C4F627"/>
    <w:rsid w:val="75DD02DC"/>
    <w:rsid w:val="75E777D1"/>
    <w:rsid w:val="76234476"/>
    <w:rsid w:val="7623F5C3"/>
    <w:rsid w:val="76476B05"/>
    <w:rsid w:val="76556BD0"/>
    <w:rsid w:val="768B4E15"/>
    <w:rsid w:val="7725EFAD"/>
    <w:rsid w:val="773C4660"/>
    <w:rsid w:val="774618F2"/>
    <w:rsid w:val="77640A0E"/>
    <w:rsid w:val="77AF8B2B"/>
    <w:rsid w:val="77B6EA35"/>
    <w:rsid w:val="77B7A5B1"/>
    <w:rsid w:val="77C0417F"/>
    <w:rsid w:val="77FD157D"/>
    <w:rsid w:val="7843C088"/>
    <w:rsid w:val="78443C84"/>
    <w:rsid w:val="7899C000"/>
    <w:rsid w:val="789A1DEF"/>
    <w:rsid w:val="78B8232C"/>
    <w:rsid w:val="78CBB737"/>
    <w:rsid w:val="78E406C6"/>
    <w:rsid w:val="790C28DB"/>
    <w:rsid w:val="7922F5EE"/>
    <w:rsid w:val="793E9F1E"/>
    <w:rsid w:val="794083E2"/>
    <w:rsid w:val="79587A92"/>
    <w:rsid w:val="796B837C"/>
    <w:rsid w:val="79905125"/>
    <w:rsid w:val="79A03C82"/>
    <w:rsid w:val="79A69D10"/>
    <w:rsid w:val="79BF98F8"/>
    <w:rsid w:val="79C32D13"/>
    <w:rsid w:val="79F9A0CF"/>
    <w:rsid w:val="7A018F3E"/>
    <w:rsid w:val="7A305C34"/>
    <w:rsid w:val="7A7809D9"/>
    <w:rsid w:val="7A9C570E"/>
    <w:rsid w:val="7AA00CE2"/>
    <w:rsid w:val="7ACCC05A"/>
    <w:rsid w:val="7AD2ED79"/>
    <w:rsid w:val="7AD6676D"/>
    <w:rsid w:val="7AF2A78B"/>
    <w:rsid w:val="7B2C77E2"/>
    <w:rsid w:val="7B2FE099"/>
    <w:rsid w:val="7B46DB38"/>
    <w:rsid w:val="7B5282DD"/>
    <w:rsid w:val="7B98E0EA"/>
    <w:rsid w:val="7BB36AAE"/>
    <w:rsid w:val="7BB50963"/>
    <w:rsid w:val="7C2D31CB"/>
    <w:rsid w:val="7C322DA4"/>
    <w:rsid w:val="7C462852"/>
    <w:rsid w:val="7C57ADF1"/>
    <w:rsid w:val="7C6D8740"/>
    <w:rsid w:val="7C8D42E8"/>
    <w:rsid w:val="7CE5453D"/>
    <w:rsid w:val="7D22D538"/>
    <w:rsid w:val="7D554336"/>
    <w:rsid w:val="7D59DC79"/>
    <w:rsid w:val="7D884C8D"/>
    <w:rsid w:val="7D8BF5CB"/>
    <w:rsid w:val="7DED70C1"/>
    <w:rsid w:val="7E0B9004"/>
    <w:rsid w:val="7E1E77CF"/>
    <w:rsid w:val="7E5ECBB1"/>
    <w:rsid w:val="7E7DEB1E"/>
    <w:rsid w:val="7E8C7DF4"/>
    <w:rsid w:val="7E95753E"/>
    <w:rsid w:val="7EA28002"/>
    <w:rsid w:val="7EAC1E58"/>
    <w:rsid w:val="7EB8DA30"/>
    <w:rsid w:val="7EC15655"/>
    <w:rsid w:val="7EE069C9"/>
    <w:rsid w:val="7EEE7A55"/>
    <w:rsid w:val="7EFF04E8"/>
    <w:rsid w:val="7F0B4B6C"/>
    <w:rsid w:val="7F542A9C"/>
    <w:rsid w:val="7F738A74"/>
    <w:rsid w:val="7F757B7A"/>
    <w:rsid w:val="7F8628D8"/>
    <w:rsid w:val="7F87378D"/>
    <w:rsid w:val="7F95515B"/>
    <w:rsid w:val="7F9AC4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40963"/>
  <w15:chartTrackingRefBased/>
  <w15:docId w15:val="{3833A9CB-7F0E-409B-9479-BB45D17EC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13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913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913D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913D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913D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913D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13D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13D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13D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13D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913D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913D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913D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913D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913D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913D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913D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913DF"/>
    <w:rPr>
      <w:rFonts w:eastAsiaTheme="majorEastAsia" w:cstheme="majorBidi"/>
      <w:color w:val="272727" w:themeColor="text1" w:themeTint="D8"/>
    </w:rPr>
  </w:style>
  <w:style w:type="paragraph" w:styleId="Title">
    <w:name w:val="Title"/>
    <w:basedOn w:val="Normal"/>
    <w:next w:val="Normal"/>
    <w:link w:val="TitleChar"/>
    <w:uiPriority w:val="10"/>
    <w:qFormat/>
    <w:rsid w:val="00B913D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13D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13D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913D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13D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913DF"/>
    <w:rPr>
      <w:i/>
      <w:iCs/>
      <w:color w:val="404040" w:themeColor="text1" w:themeTint="BF"/>
    </w:rPr>
  </w:style>
  <w:style w:type="paragraph" w:styleId="ListParagraph">
    <w:name w:val="List Paragraph"/>
    <w:basedOn w:val="Normal"/>
    <w:uiPriority w:val="34"/>
    <w:qFormat/>
    <w:rsid w:val="00B913DF"/>
    <w:pPr>
      <w:ind w:left="720"/>
      <w:contextualSpacing/>
    </w:pPr>
  </w:style>
  <w:style w:type="character" w:styleId="IntenseEmphasis">
    <w:name w:val="Intense Emphasis"/>
    <w:basedOn w:val="DefaultParagraphFont"/>
    <w:uiPriority w:val="21"/>
    <w:qFormat/>
    <w:rsid w:val="00B913DF"/>
    <w:rPr>
      <w:i/>
      <w:iCs/>
      <w:color w:val="0F4761" w:themeColor="accent1" w:themeShade="BF"/>
    </w:rPr>
  </w:style>
  <w:style w:type="paragraph" w:styleId="IntenseQuote">
    <w:name w:val="Intense Quote"/>
    <w:basedOn w:val="Normal"/>
    <w:next w:val="Normal"/>
    <w:link w:val="IntenseQuoteChar"/>
    <w:uiPriority w:val="30"/>
    <w:qFormat/>
    <w:rsid w:val="00B913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913DF"/>
    <w:rPr>
      <w:i/>
      <w:iCs/>
      <w:color w:val="0F4761" w:themeColor="accent1" w:themeShade="BF"/>
    </w:rPr>
  </w:style>
  <w:style w:type="character" w:styleId="IntenseReference">
    <w:name w:val="Intense Reference"/>
    <w:basedOn w:val="DefaultParagraphFont"/>
    <w:uiPriority w:val="32"/>
    <w:qFormat/>
    <w:rsid w:val="00B913DF"/>
    <w:rPr>
      <w:b/>
      <w:bCs/>
      <w:smallCaps/>
      <w:color w:val="0F4761" w:themeColor="accent1" w:themeShade="BF"/>
      <w:spacing w:val="5"/>
    </w:rPr>
  </w:style>
  <w:style w:type="character" w:styleId="Hyperlink">
    <w:name w:val="Hyperlink"/>
    <w:basedOn w:val="DefaultParagraphFont"/>
    <w:uiPriority w:val="99"/>
    <w:unhideWhenUsed/>
    <w:rsid w:val="0D5009A3"/>
    <w:rPr>
      <w:color w:val="467886"/>
      <w:u w:val="single"/>
    </w:rPr>
  </w:style>
  <w:style w:type="paragraph" w:styleId="Header">
    <w:name w:val="header"/>
    <w:basedOn w:val="Normal"/>
    <w:uiPriority w:val="99"/>
    <w:unhideWhenUsed/>
    <w:rsid w:val="2F6AFE9C"/>
    <w:pPr>
      <w:tabs>
        <w:tab w:val="center" w:pos="4680"/>
        <w:tab w:val="right" w:pos="9360"/>
      </w:tabs>
    </w:pPr>
  </w:style>
  <w:style w:type="paragraph" w:styleId="Footer">
    <w:name w:val="footer"/>
    <w:basedOn w:val="Normal"/>
    <w:uiPriority w:val="99"/>
    <w:unhideWhenUsed/>
    <w:rsid w:val="2F6AFE9C"/>
    <w:pPr>
      <w:tabs>
        <w:tab w:val="center" w:pos="4680"/>
        <w:tab w:val="right" w:pos="9360"/>
      </w:tabs>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7A0A02"/>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7A0A02"/>
    <w:rPr>
      <w:rFonts w:eastAsiaTheme="minorEastAsia"/>
      <w:kern w:val="0"/>
      <w:sz w:val="22"/>
      <w:szCs w:val="22"/>
      <w:lang w:eastAsia="zh-CN"/>
      <w14:ligatures w14:val="none"/>
    </w:rPr>
  </w:style>
  <w:style w:type="character" w:styleId="Strong">
    <w:name w:val="Strong"/>
    <w:basedOn w:val="DefaultParagraphFont"/>
    <w:uiPriority w:val="22"/>
    <w:qFormat/>
    <w:rsid w:val="00644987"/>
    <w:rPr>
      <w:b/>
      <w:bCs/>
    </w:rPr>
  </w:style>
  <w:style w:type="character" w:styleId="FollowedHyperlink">
    <w:name w:val="FollowedHyperlink"/>
    <w:basedOn w:val="DefaultParagraphFont"/>
    <w:uiPriority w:val="99"/>
    <w:semiHidden/>
    <w:unhideWhenUsed/>
    <w:rsid w:val="00734B50"/>
    <w:rPr>
      <w:color w:val="96607D" w:themeColor="followedHyperlink"/>
      <w:u w:val="single"/>
    </w:rPr>
  </w:style>
  <w:style w:type="paragraph" w:styleId="NormalWeb">
    <w:name w:val="Normal (Web)"/>
    <w:basedOn w:val="Normal"/>
    <w:uiPriority w:val="99"/>
    <w:semiHidden/>
    <w:unhideWhenUsed/>
    <w:rsid w:val="00A502A1"/>
    <w:pPr>
      <w:spacing w:before="100" w:beforeAutospacing="1" w:after="100" w:afterAutospacing="1"/>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A502A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8028651">
      <w:bodyDiv w:val="1"/>
      <w:marLeft w:val="0"/>
      <w:marRight w:val="0"/>
      <w:marTop w:val="0"/>
      <w:marBottom w:val="0"/>
      <w:divBdr>
        <w:top w:val="none" w:sz="0" w:space="0" w:color="auto"/>
        <w:left w:val="none" w:sz="0" w:space="0" w:color="auto"/>
        <w:bottom w:val="none" w:sz="0" w:space="0" w:color="auto"/>
        <w:right w:val="none" w:sz="0" w:space="0" w:color="auto"/>
      </w:divBdr>
    </w:div>
    <w:div w:id="1970089531">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fda.gov/consumers/consumer-updates/medical-device-cybersecurity-what-you-need-know" TargetMode="External"/><Relationship Id="rId18" Type="http://schemas.openxmlformats.org/officeDocument/2006/relationships/hyperlink" Target="https://www.iotforall.com/"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tga.gov.au/"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aws.amazon.com/blogs/big-data/use-amazon-athena-and-amazon-quicksight-in-a-cross-account-environment/"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docs.aws.amazon.com/streams/latest/dev/introduction.html" TargetMode="External"/><Relationship Id="rId20" Type="http://schemas.openxmlformats.org/officeDocument/2006/relationships/hyperlink" Target="https://www.ama-assn.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www.keyfactor.com/education-center/what-is-pki/" TargetMode="External"/><Relationship Id="rId23" Type="http://schemas.openxmlformats.org/officeDocument/2006/relationships/hyperlink" Target="https://docs.aws.amazon.com/dms/latest/userguide/CHAP_ReplicationInstance.html" TargetMode="External"/><Relationship Id="rId28" Type="http://schemas.microsoft.com/office/2020/10/relationships/intelligence" Target="intelligence2.xml"/><Relationship Id="rId10" Type="http://schemas.openxmlformats.org/officeDocument/2006/relationships/image" Target="media/image4.png"/><Relationship Id="rId19" Type="http://schemas.openxmlformats.org/officeDocument/2006/relationships/hyperlink" Target="https://www.mdpi.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1.awsstatic.com/architecture-diagrams/ArchitectureDiagrams/iot-medical-devices-ra.pdf?did=wp_card&amp;trk=wp_card" TargetMode="External"/><Relationship Id="rId22" Type="http://schemas.openxmlformats.org/officeDocument/2006/relationships/hyperlink" Target="https://cleio.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1</Pages>
  <Words>6596</Words>
  <Characters>37600</Characters>
  <Application>Microsoft Office Word</Application>
  <DocSecurity>4</DocSecurity>
  <Lines>313</Lines>
  <Paragraphs>88</Paragraphs>
  <ScaleCrop>false</ScaleCrop>
  <Company/>
  <LinksUpToDate>false</LinksUpToDate>
  <CharactersWithSpaces>44108</CharactersWithSpaces>
  <SharedDoc>false</SharedDoc>
  <HLinks>
    <vt:vector size="78" baseType="variant">
      <vt:variant>
        <vt:i4>3473450</vt:i4>
      </vt:variant>
      <vt:variant>
        <vt:i4>42</vt:i4>
      </vt:variant>
      <vt:variant>
        <vt:i4>0</vt:i4>
      </vt:variant>
      <vt:variant>
        <vt:i4>5</vt:i4>
      </vt:variant>
      <vt:variant>
        <vt:lpwstr>https://aws.amazon.com/appflow/</vt:lpwstr>
      </vt:variant>
      <vt:variant>
        <vt:lpwstr/>
      </vt:variant>
      <vt:variant>
        <vt:i4>2752565</vt:i4>
      </vt:variant>
      <vt:variant>
        <vt:i4>36</vt:i4>
      </vt:variant>
      <vt:variant>
        <vt:i4>0</vt:i4>
      </vt:variant>
      <vt:variant>
        <vt:i4>5</vt:i4>
      </vt:variant>
      <vt:variant>
        <vt:lpwstr>https://docs.aws.amazon.com/athena/latest/ug/connectors-available.html</vt:lpwstr>
      </vt:variant>
      <vt:variant>
        <vt:lpwstr/>
      </vt:variant>
      <vt:variant>
        <vt:i4>5570602</vt:i4>
      </vt:variant>
      <vt:variant>
        <vt:i4>30</vt:i4>
      </vt:variant>
      <vt:variant>
        <vt:i4>0</vt:i4>
      </vt:variant>
      <vt:variant>
        <vt:i4>5</vt:i4>
      </vt:variant>
      <vt:variant>
        <vt:lpwstr>https://docs.aws.amazon.com/dms/latest/userguide/CHAP_ReplicationInstance.html</vt:lpwstr>
      </vt:variant>
      <vt:variant>
        <vt:lpwstr/>
      </vt:variant>
      <vt:variant>
        <vt:i4>7995431</vt:i4>
      </vt:variant>
      <vt:variant>
        <vt:i4>27</vt:i4>
      </vt:variant>
      <vt:variant>
        <vt:i4>0</vt:i4>
      </vt:variant>
      <vt:variant>
        <vt:i4>5</vt:i4>
      </vt:variant>
      <vt:variant>
        <vt:lpwstr>https://cleio.com/</vt:lpwstr>
      </vt:variant>
      <vt:variant>
        <vt:lpwstr/>
      </vt:variant>
      <vt:variant>
        <vt:i4>3473445</vt:i4>
      </vt:variant>
      <vt:variant>
        <vt:i4>24</vt:i4>
      </vt:variant>
      <vt:variant>
        <vt:i4>0</vt:i4>
      </vt:variant>
      <vt:variant>
        <vt:i4>5</vt:i4>
      </vt:variant>
      <vt:variant>
        <vt:lpwstr>https://www.tga.gov.au/</vt:lpwstr>
      </vt:variant>
      <vt:variant>
        <vt:lpwstr/>
      </vt:variant>
      <vt:variant>
        <vt:i4>1900558</vt:i4>
      </vt:variant>
      <vt:variant>
        <vt:i4>21</vt:i4>
      </vt:variant>
      <vt:variant>
        <vt:i4>0</vt:i4>
      </vt:variant>
      <vt:variant>
        <vt:i4>5</vt:i4>
      </vt:variant>
      <vt:variant>
        <vt:lpwstr>https://www.ama-assn.org/</vt:lpwstr>
      </vt:variant>
      <vt:variant>
        <vt:lpwstr/>
      </vt:variant>
      <vt:variant>
        <vt:i4>4915228</vt:i4>
      </vt:variant>
      <vt:variant>
        <vt:i4>18</vt:i4>
      </vt:variant>
      <vt:variant>
        <vt:i4>0</vt:i4>
      </vt:variant>
      <vt:variant>
        <vt:i4>5</vt:i4>
      </vt:variant>
      <vt:variant>
        <vt:lpwstr>https://www.mdpi.com/</vt:lpwstr>
      </vt:variant>
      <vt:variant>
        <vt:lpwstr/>
      </vt:variant>
      <vt:variant>
        <vt:i4>3211313</vt:i4>
      </vt:variant>
      <vt:variant>
        <vt:i4>15</vt:i4>
      </vt:variant>
      <vt:variant>
        <vt:i4>0</vt:i4>
      </vt:variant>
      <vt:variant>
        <vt:i4>5</vt:i4>
      </vt:variant>
      <vt:variant>
        <vt:lpwstr>https://www.iotforall.com/</vt:lpwstr>
      </vt:variant>
      <vt:variant>
        <vt:lpwstr/>
      </vt:variant>
      <vt:variant>
        <vt:i4>1966145</vt:i4>
      </vt:variant>
      <vt:variant>
        <vt:i4>12</vt:i4>
      </vt:variant>
      <vt:variant>
        <vt:i4>0</vt:i4>
      </vt:variant>
      <vt:variant>
        <vt:i4>5</vt:i4>
      </vt:variant>
      <vt:variant>
        <vt:lpwstr>https://aws.amazon.com/blogs/big-data/use-amazon-athena-and-amazon-quicksight-in-a-cross-account-environment/</vt:lpwstr>
      </vt:variant>
      <vt:variant>
        <vt:lpwstr/>
      </vt:variant>
      <vt:variant>
        <vt:i4>2490469</vt:i4>
      </vt:variant>
      <vt:variant>
        <vt:i4>9</vt:i4>
      </vt:variant>
      <vt:variant>
        <vt:i4>0</vt:i4>
      </vt:variant>
      <vt:variant>
        <vt:i4>5</vt:i4>
      </vt:variant>
      <vt:variant>
        <vt:lpwstr>https://docs.aws.amazon.com/streams/latest/dev/introduction.html</vt:lpwstr>
      </vt:variant>
      <vt:variant>
        <vt:lpwstr>:~:text=Accelerated%20log%20and%20data%20feed,Streams%20applications%20and%20data%20streams</vt:lpwstr>
      </vt:variant>
      <vt:variant>
        <vt:i4>4980744</vt:i4>
      </vt:variant>
      <vt:variant>
        <vt:i4>6</vt:i4>
      </vt:variant>
      <vt:variant>
        <vt:i4>0</vt:i4>
      </vt:variant>
      <vt:variant>
        <vt:i4>5</vt:i4>
      </vt:variant>
      <vt:variant>
        <vt:lpwstr>https://www.keyfactor.com/education-center/what-is-pki/</vt:lpwstr>
      </vt:variant>
      <vt:variant>
        <vt:lpwstr>:~:text=practice%20PKI%20programs.-,What%20are%20Common%20Challenges%20that%20PKI%20Solves?,Email%20and%20data%20encryption</vt:lpwstr>
      </vt:variant>
      <vt:variant>
        <vt:i4>7667810</vt:i4>
      </vt:variant>
      <vt:variant>
        <vt:i4>3</vt:i4>
      </vt:variant>
      <vt:variant>
        <vt:i4>0</vt:i4>
      </vt:variant>
      <vt:variant>
        <vt:i4>5</vt:i4>
      </vt:variant>
      <vt:variant>
        <vt:lpwstr>https://d1.awsstatic.com/architecture-diagrams/ArchitectureDiagrams/iot-medical-devices-ra.pdf?did=wp_card&amp;trk=wp_card</vt:lpwstr>
      </vt:variant>
      <vt:variant>
        <vt:lpwstr/>
      </vt:variant>
      <vt:variant>
        <vt:i4>2687093</vt:i4>
      </vt:variant>
      <vt:variant>
        <vt:i4>0</vt:i4>
      </vt:variant>
      <vt:variant>
        <vt:i4>0</vt:i4>
      </vt:variant>
      <vt:variant>
        <vt:i4>5</vt:i4>
      </vt:variant>
      <vt:variant>
        <vt:lpwstr>https://www.fda.gov/consumers/consumer-updates/medical-device-cybersecurity-what-you-need-know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MedGGenius Data-Transformation Report</dc:title>
  <dc:subject>BUAN 6335: Group 5</dc:subject>
  <dc:creator>Authors: Abhigna Alagoni</dc:creator>
  <cp:keywords/>
  <dc:description/>
  <cp:lastModifiedBy>Evans, Steven R</cp:lastModifiedBy>
  <cp:revision>226</cp:revision>
  <cp:lastPrinted>2024-12-08T07:12:00Z</cp:lastPrinted>
  <dcterms:created xsi:type="dcterms:W3CDTF">2024-11-11T02:45:00Z</dcterms:created>
  <dcterms:modified xsi:type="dcterms:W3CDTF">2024-12-08T05:12:00Z</dcterms:modified>
</cp:coreProperties>
</file>